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Manulife Cortex Cloud Upgrade: Product Asks for October 29</w:t>
      </w:r>
    </w:p>
    <w:p w:rsidR="00000000" w:rsidDel="00000000" w:rsidP="00000000" w:rsidRDefault="00000000" w:rsidRPr="00000000" w14:paraId="00000002">
      <w:pPr>
        <w:rPr/>
      </w:pPr>
      <w:r w:rsidDel="00000000" w:rsidR="00000000" w:rsidRPr="00000000">
        <w:rPr>
          <w:rtl w:val="0"/>
        </w:rPr>
        <w:t xml:space="preserve">Oct 26, 2026 </w:t>
        <w:br w:type="textWrapping"/>
        <w:br w:type="textWrapping"/>
      </w:r>
      <w:r w:rsidDel="00000000" w:rsidR="00000000" w:rsidRPr="00000000">
        <w:rPr>
          <w:b w:val="1"/>
          <w:bCs w:val="1"/>
          <w:color w:val="666666"/>
          <w:rtl w:val="0"/>
        </w:rPr>
        <w:t xml:space="preserve">Vad Vadwlas,</w:t>
      </w:r>
      <w:r w:rsidDel="00000000" w:rsidR="00000000" w:rsidRPr="00000000">
        <w:rPr>
          <w:rtl w:val="0"/>
        </w:rPr>
        <w:t xml:space="preserve"> Partner Solutions Architect, Cortex </w:t>
      </w:r>
    </w:p>
    <w:p w:rsidR="00000000" w:rsidDel="00000000" w:rsidP="00000000" w:rsidRDefault="00000000" w:rsidRPr="00000000" w14:paraId="00000003">
      <w:pPr>
        <w:pStyle w:val="Heading2"/>
        <w:rPr/>
      </w:pPr>
      <w:r w:rsidDel="00000000" w:rsidR="00000000" w:rsidRPr="00000000">
        <w:rPr>
          <w:rtl w:val="0"/>
        </w:rPr>
        <w:t xml:space="preserve">What I need from product</w:t>
      </w:r>
    </w:p>
    <w:p w:rsidR="00000000" w:rsidDel="00000000" w:rsidP="00000000" w:rsidRDefault="00000000" w:rsidRPr="00000000" w14:paraId="00000004">
      <w:pPr>
        <w:rPr/>
      </w:pPr>
      <w:r w:rsidDel="00000000" w:rsidR="00000000" w:rsidRPr="00000000">
        <w:rPr>
          <w:rtl w:val="0"/>
        </w:rPr>
        <w:t xml:space="preserve">For each item below: a named product owner, and either an answer, a committed release, or a clear "no date yet". Answers by the Wednesday October 28 prep call, so they can be presented in the October 29 product segment with Manulife.</w:t>
      </w:r>
    </w:p>
    <w:p w:rsidR="00000000" w:rsidDel="00000000" w:rsidP="00000000" w:rsidRDefault="00000000" w:rsidRPr="00000000" w14:paraId="00000005">
      <w:pPr>
        <w:rPr/>
      </w:pPr>
      <w:r w:rsidDel="00000000" w:rsidR="00000000" w:rsidRPr="00000000">
        <w:rPr>
          <w:rtl w:val="0"/>
        </w:rPr>
        <w:t xml:space="preserve">Section 1 is what decides whether Manulife moves to production. Sections 2 and 3 are needed for the test running now. Section 4 is awareness only.</w:t>
      </w:r>
    </w:p>
    <w:p w:rsidR="00000000" w:rsidDel="00000000" w:rsidP="00000000" w:rsidRDefault="00000000" w:rsidRPr="00000000" w14:paraId="00000006">
      <w:pPr>
        <w:pStyle w:val="Heading2"/>
        <w:rPr/>
      </w:pPr>
      <w:r w:rsidDel="00000000" w:rsidR="00000000" w:rsidRPr="00000000">
        <w:rPr>
          <w:rtl w:val="0"/>
        </w:rPr>
        <w:t xml:space="preserve">Context</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Customer.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Manulife (John Hancock). Prisma Cloud to Cortex Cloud upgrade.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About 90 to 95% Azure, with 700 to 800 subscriptions in the primary tenant. About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Alibaba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a China business unit.</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Heavy policy-as-code IaC scanning in pipelines, with YAML custom policies and hard-fail enforcement. About half of Prisma Cloud credits go to AKS.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Where it stands.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dev tenant is onboarded, and Azure discovery has been running since October 23.</w:t>
      </w:r>
    </w:p>
    <w:p w:rsidR="00000000" w:rsidDel="00000000" w:rsidP="00000000" w:rsidRDefault="00000000" w:rsidRPr="00000000" w14:paraId="0000000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Parity testing runs against test plan v2, which the customer has had since October 23.</w:t>
      </w:r>
    </w:p>
    <w:p w:rsidR="00000000" w:rsidDel="00000000" w:rsidP="00000000" w:rsidRDefault="00000000" w:rsidRPr="00000000" w14:paraId="0000000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production tenant is not provisioned yet.</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Decision makers.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Phil, who knows Prisma Cloud and Cortex well, and Eric. Phil will want a named owner and a date, or a direct no-date answer, for each item. Roadmap language will not land.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Timing.</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account team is working to commercial terms in Q4 FY27.</w:t>
      </w:r>
    </w:p>
    <w:p w:rsidR="00000000" w:rsidDel="00000000" w:rsidP="00000000" w:rsidRDefault="00000000" w:rsidRPr="00000000" w14:paraId="0000001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account team's target is to validate the use cases before the end of calendar 2026.</w:t>
      </w:r>
    </w:p>
    <w:p w:rsidR="00000000" w:rsidDel="00000000" w:rsidP="00000000" w:rsidRDefault="00000000" w:rsidRPr="00000000" w14:paraId="0000001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Production moves only when the items in section 1 close.</w:t>
      </w:r>
    </w:p>
    <w:p w:rsidR="00000000" w:rsidDel="00000000" w:rsidP="00000000" w:rsidRDefault="00000000" w:rsidRPr="00000000" w14:paraId="00000013">
      <w:pPr>
        <w:pStyle w:val="Heading2"/>
        <w:rPr/>
      </w:pPr>
      <w:r w:rsidDel="00000000" w:rsidR="00000000" w:rsidRPr="00000000">
        <w:rPr>
          <w:rtl w:val="0"/>
        </w:rPr>
        <w:t xml:space="preserve">1. Production gates</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2270"/>
        <w:gridCol w:w="2180"/>
        <w:gridCol w:w="1266"/>
        <w:gridCol w:w="1772"/>
        <w:tblGridChange w:id="0">
          <w:tblGrid>
            <w:gridCol w:w="1872"/>
            <w:gridCol w:w="2270"/>
            <w:gridCol w:w="2180"/>
            <w:gridCol w:w="1266"/>
            <w:gridCol w:w="1772"/>
          </w:tblGrid>
        </w:tblGridChange>
      </w:tblGrid>
      <w:tr>
        <w:trPr>
          <w:cantSplit w:val="0"/>
          <w:tblHeader w:val="1"/>
        </w:trPr>
        <w:tc>
          <w:tcPr>
            <w:shd w:fill="f2f2f2" w:val="clear"/>
          </w:tcPr>
          <w:p w:rsidR="00000000" w:rsidDel="00000000" w:rsidP="00000000" w:rsidRDefault="00000000" w:rsidRPr="00000000" w14:paraId="00000014">
            <w:pPr>
              <w:rPr/>
            </w:pPr>
            <w:r w:rsidDel="00000000" w:rsidR="00000000" w:rsidRPr="00000000">
              <w:rPr>
                <w:rtl w:val="0"/>
              </w:rPr>
              <w:t xml:space="preserve">Item</w:t>
            </w:r>
          </w:p>
        </w:tc>
        <w:tc>
          <w:tcPr>
            <w:shd w:fill="f2f2f2" w:val="clear"/>
          </w:tcPr>
          <w:p w:rsidR="00000000" w:rsidDel="00000000" w:rsidP="00000000" w:rsidRDefault="00000000" w:rsidRPr="00000000" w14:paraId="00000015">
            <w:pPr>
              <w:rPr/>
            </w:pPr>
            <w:r w:rsidDel="00000000" w:rsidR="00000000" w:rsidRPr="00000000">
              <w:rPr>
                <w:rtl w:val="0"/>
              </w:rPr>
              <w:t xml:space="preserve">How Manulife uses it</w:t>
            </w:r>
          </w:p>
        </w:tc>
        <w:tc>
          <w:tcPr>
            <w:shd w:fill="f2f2f2" w:val="clear"/>
          </w:tcPr>
          <w:p w:rsidR="00000000" w:rsidDel="00000000" w:rsidP="00000000" w:rsidRDefault="00000000" w:rsidRPr="00000000" w14:paraId="00000016">
            <w:pPr>
              <w:rPr/>
            </w:pPr>
            <w:r w:rsidDel="00000000" w:rsidR="00000000" w:rsidRPr="00000000">
              <w:rPr>
                <w:rtl w:val="0"/>
              </w:rPr>
              <w:t xml:space="preserve">Business impact</w:t>
            </w:r>
          </w:p>
        </w:tc>
        <w:tc>
          <w:tcPr>
            <w:shd w:fill="f2f2f2" w:val="clear"/>
          </w:tcPr>
          <w:p w:rsidR="00000000" w:rsidDel="00000000" w:rsidP="00000000" w:rsidRDefault="00000000" w:rsidRPr="00000000" w14:paraId="00000017">
            <w:pPr>
              <w:rPr/>
            </w:pPr>
            <w:r w:rsidDel="00000000" w:rsidR="00000000" w:rsidRPr="00000000">
              <w:rPr>
                <w:rtl w:val="0"/>
              </w:rPr>
              <w:t xml:space="preserve">Reference</w:t>
            </w:r>
          </w:p>
        </w:tc>
        <w:tc>
          <w:tcPr>
            <w:shd w:fill="f2f2f2" w:val="clear"/>
          </w:tcPr>
          <w:p w:rsidR="00000000" w:rsidDel="00000000" w:rsidP="00000000" w:rsidRDefault="00000000" w:rsidRPr="00000000" w14:paraId="00000018">
            <w:pPr>
              <w:rPr/>
            </w:pPr>
            <w:r w:rsidDel="00000000" w:rsidR="00000000" w:rsidRPr="00000000">
              <w:rPr>
                <w:rtl w:val="0"/>
              </w:rPr>
              <w:t xml:space="preserve">Ask of product</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Cortex CLI: </w:t>
            </w:r>
            <w:r w:rsidDel="00000000" w:rsidR="00000000" w:rsidRPr="00000000">
              <w:rPr>
                <w:rFonts w:ascii="Consolas" w:cs="Consolas" w:eastAsia="Consolas" w:hAnsi="Consolas"/>
                <w:sz w:val="20"/>
                <w:szCs w:val="20"/>
                <w:shd w:fill="f5f5f5" w:val="clear"/>
                <w:rtl w:val="0"/>
              </w:rPr>
              <w:t xml:space="preserve">--policy-metadata-filter policy.label</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t xml:space="preserve">Selects custom YAML IaC policies by label at build time in pipelines</w:t>
            </w:r>
          </w:p>
        </w:tc>
        <w:tc>
          <w:tcPr/>
          <w:p w:rsidR="00000000" w:rsidDel="00000000" w:rsidP="00000000" w:rsidRDefault="00000000" w:rsidRPr="00000000" w14:paraId="0000001B">
            <w:pPr>
              <w:rPr/>
            </w:pPr>
            <w:r w:rsidDel="00000000" w:rsidR="00000000" w:rsidRPr="00000000">
              <w:rPr>
                <w:rtl w:val="0"/>
              </w:rPr>
              <w:t xml:space="preserve">P0, customer-confirmed blocker. No workaround (DC confirmed Oct 21). Pipelines cannot move without it</w:t>
            </w:r>
          </w:p>
        </w:tc>
        <w:tc>
          <w:tcPr/>
          <w:p w:rsidR="00000000" w:rsidDel="00000000" w:rsidP="00000000" w:rsidRDefault="00000000" w:rsidRPr="00000000" w14:paraId="0000001C">
            <w:pPr>
              <w:rPr/>
            </w:pPr>
            <w:r w:rsidDel="00000000" w:rsidR="00000000" w:rsidRPr="00000000">
              <w:rPr>
                <w:rtl w:val="0"/>
              </w:rPr>
              <w:t xml:space="preserve">TAC 4186899. P0 on the account top 100 sheet. No COE ID</w:t>
            </w:r>
          </w:p>
        </w:tc>
        <w:tc>
          <w:tcPr/>
          <w:p w:rsidR="00000000" w:rsidDel="00000000" w:rsidP="00000000" w:rsidRDefault="00000000" w:rsidRPr="00000000" w14:paraId="0000001D">
            <w:pPr>
              <w:rPr/>
            </w:pPr>
            <w:ins w:author="Elad Shuster" w:id="0" w:date="2026-10-29T13:30:15Z">
              <w:r w:rsidDel="00000000" w:rsidR="00000000" w:rsidRPr="00000000">
                <w:rPr>
                  <w:rtl w:val="0"/>
                  <w:rPrChange w:author="Elad Shuster" w:id="1" w:date="2026-10-29T13:30:15Z">
                    <w:rPr/>
                  </w:rPrChange>
                </w:rPr>
                <w:t xml:space="preserve">FY27/Q1 release, should work with</w:t>
                <w:br w:type="textWrapping"/>
              </w:r>
              <w:r w:rsidDel="00000000" w:rsidR="00000000" w:rsidRPr="00000000">
                <w:rPr>
                  <w:rFonts w:ascii="Consolas" w:cs="Consolas" w:eastAsia="Consolas" w:hAnsi="Consolas"/>
                  <w:color w:val="188038"/>
                  <w:sz w:val="18"/>
                  <w:szCs w:val="18"/>
                  <w:shd w:fill="f8f8f8" w:val="clear"/>
                  <w:rtl w:val="0"/>
                  <w:rPrChange w:author="Elad Shuster" w:id="1" w:date="2026-10-29T13:30:15Z">
                    <w:rPr/>
                  </w:rPrChange>
                </w:rPr>
                <w:t xml:space="preserve">--rule-metadata-filter</w:t>
              </w:r>
            </w:ins>
            <w:del w:author="Elad Shuster" w:id="0" w:date="2026-10-29T13:30:15Z">
              <w:r w:rsidDel="00000000" w:rsidR="00000000" w:rsidRPr="00000000">
                <w:rPr>
                  <w:rFonts w:ascii="Consolas" w:cs="Consolas" w:eastAsia="Consolas" w:hAnsi="Consolas"/>
                  <w:color w:val="188038"/>
                  <w:sz w:val="18"/>
                  <w:szCs w:val="18"/>
                  <w:shd w:fill="f8f8f8" w:val="clear"/>
                  <w:rtl w:val="0"/>
                  <w:rPrChange w:author="Elad Shuster" w:id="1" w:date="2026-10-29T13:30:15Z">
                    <w:rPr/>
                  </w:rPrChange>
                </w:rPr>
                <w:delText xml:space="preserve">Owner, release or no date</w:delText>
              </w:r>
            </w:del>
            <w:r w:rsidDel="00000000" w:rsidR="00000000" w:rsidRPr="00000000">
              <w:rPr>
                <w:rtl w:val="0"/>
              </w:rPr>
            </w:r>
          </w:p>
        </w:tc>
      </w:tr>
      <w:tr>
        <w:trPr>
          <w:cantSplit w:val="0"/>
          <w:tblHeader w:val="0"/>
          <w:trPrChange w:author="Elad Shuster" w:id="2" w:date="2026-10-29T13:30:02Z">
            <w:trPr>
              <w:cantSplit w:val="0"/>
              <w:tblHeader w:val="0"/>
            </w:trPr>
          </w:trPrChange>
        </w:trPr>
        <w:tc>
          <w:tcPr/>
          <w:p w:rsidR="00000000" w:rsidDel="00000000" w:rsidP="00000000" w:rsidRDefault="00000000" w:rsidRPr="00000000" w14:paraId="0000001E">
            <w:pPr>
              <w:rPr/>
            </w:pPr>
            <w:r w:rsidDel="00000000" w:rsidR="00000000" w:rsidRPr="00000000">
              <w:rPr>
                <w:rtl w:val="0"/>
              </w:rPr>
              <w:t xml:space="preserve">Cortex CLI: </w:t>
            </w:r>
            <w:r w:rsidDel="00000000" w:rsidR="00000000" w:rsidRPr="00000000">
              <w:rPr>
                <w:rFonts w:ascii="Consolas" w:cs="Consolas" w:eastAsia="Consolas" w:hAnsi="Consolas"/>
                <w:sz w:val="20"/>
                <w:szCs w:val="20"/>
                <w:shd w:fill="f5f5f5" w:val="clear"/>
                <w:rtl w:val="0"/>
              </w:rPr>
              <w:t xml:space="preserve">--skip-check CKV*</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t xml:space="preserve">Excludes rule sets from pipeline scans</w:t>
            </w:r>
          </w:p>
        </w:tc>
        <w:tc>
          <w:tcPr/>
          <w:p w:rsidR="00000000" w:rsidDel="00000000" w:rsidP="00000000" w:rsidRDefault="00000000" w:rsidRPr="00000000" w14:paraId="00000020">
            <w:pPr>
              <w:rPr/>
            </w:pPr>
            <w:r w:rsidDel="00000000" w:rsidR="00000000" w:rsidRPr="00000000">
              <w:rPr>
                <w:rtl w:val="0"/>
              </w:rPr>
              <w:t xml:space="preserve">Same as above</w:t>
            </w:r>
          </w:p>
        </w:tc>
        <w:tc>
          <w:tcPr/>
          <w:p w:rsidR="00000000" w:rsidDel="00000000" w:rsidP="00000000" w:rsidRDefault="00000000" w:rsidRPr="00000000" w14:paraId="00000021">
            <w:pPr>
              <w:rPr/>
            </w:pPr>
            <w:r w:rsidDel="00000000" w:rsidR="00000000" w:rsidRPr="00000000">
              <w:rPr>
                <w:rtl w:val="0"/>
              </w:rPr>
              <w:t xml:space="preserve">TAC 4186899. No COE ID</w:t>
            </w:r>
          </w:p>
        </w:tc>
        <w:tc>
          <w:tcPr>
            <w:tcPrChange w:author="Elad Shuster" w:id="2" w:date="2026-10-29T13:30:02Z">
              <w:tcPr/>
            </w:tcPrChange>
          </w:tcPr>
          <w:p w:rsidR="00000000" w:rsidDel="00000000" w:rsidP="00000000" w:rsidRDefault="00000000" w:rsidRPr="00000000" w14:paraId="00000022">
            <w:pPr>
              <w:rPr>
                <w:rPrChange w:author="Elad Shuster" w:id="2" w:date="2026-10-29T13:30:02Z">
                  <w:rPr/>
                </w:rPrChange>
              </w:rPr>
            </w:pPr>
            <w:ins w:author="Elad Shuster" w:id="3" w:date="2026-10-29T13:30:02Z">
              <w:r w:rsidDel="00000000" w:rsidR="00000000" w:rsidRPr="00000000">
                <w:rPr>
                  <w:rtl w:val="0"/>
                  <w:rPrChange w:author="Elad Shuster" w:id="2" w:date="2026-10-29T13:30:02Z">
                    <w:rPr/>
                  </w:rPrChange>
                </w:rPr>
                <w:t xml:space="preserve">Can</w:t>
              </w:r>
              <w:r w:rsidDel="00000000" w:rsidR="00000000" w:rsidRPr="00000000">
                <w:rPr>
                  <w:rtl w:val="0"/>
                  <w:rPrChange w:author="Elad Shuster" w:id="2" w:date="2026-10-29T13:30:02Z">
                    <w:rPr/>
                  </w:rPrChange>
                </w:rPr>
                <w:t xml:space="preserve"> </w:t>
              </w:r>
              <w:r w:rsidDel="00000000" w:rsidR="00000000" w:rsidRPr="00000000">
                <w:rPr>
                  <w:rtl w:val="0"/>
                  <w:rPrChange w:author="Elad Shuster" w:id="2" w:date="2026-10-29T13:30:02Z">
                    <w:rPr/>
                  </w:rPrChange>
                </w:rPr>
                <w:t xml:space="preserve">be</w:t>
              </w:r>
              <w:r w:rsidDel="00000000" w:rsidR="00000000" w:rsidRPr="00000000">
                <w:rPr>
                  <w:rtl w:val="0"/>
                  <w:rPrChange w:author="Elad Shuster" w:id="2" w:date="2026-10-29T13:30:02Z">
                    <w:rPr/>
                  </w:rPrChange>
                </w:rPr>
                <w:t xml:space="preserve"> </w:t>
              </w:r>
              <w:r w:rsidDel="00000000" w:rsidR="00000000" w:rsidRPr="00000000">
                <w:rPr>
                  <w:rtl w:val="0"/>
                  <w:rPrChange w:author="Elad Shuster" w:id="2" w:date="2026-10-29T13:30:02Z">
                    <w:rPr/>
                  </w:rPrChange>
                </w:rPr>
                <w:t xml:space="preserve">handled</w:t>
              </w:r>
              <w:r w:rsidDel="00000000" w:rsidR="00000000" w:rsidRPr="00000000">
                <w:rPr>
                  <w:rtl w:val="0"/>
                  <w:rPrChange w:author="Elad Shuster" w:id="2" w:date="2026-10-29T13:30:02Z">
                    <w:rPr/>
                  </w:rPrChange>
                </w:rPr>
                <w:t xml:space="preserve"> </w:t>
              </w:r>
              <w:r w:rsidDel="00000000" w:rsidR="00000000" w:rsidRPr="00000000">
                <w:rPr>
                  <w:rtl w:val="0"/>
                  <w:rPrChange w:author="Elad Shuster" w:id="2" w:date="2026-10-29T13:30:02Z">
                    <w:rPr/>
                  </w:rPrChange>
                </w:rPr>
                <w:t xml:space="preserve">as</w:t>
              </w:r>
              <w:r w:rsidDel="00000000" w:rsidR="00000000" w:rsidRPr="00000000">
                <w:rPr>
                  <w:rtl w:val="0"/>
                  <w:rPrChange w:author="Elad Shuster" w:id="2" w:date="2026-10-29T13:30:02Z">
                    <w:rPr/>
                  </w:rPrChange>
                </w:rPr>
                <w:t xml:space="preserve"> </w:t>
              </w:r>
              <w:r w:rsidDel="00000000" w:rsidR="00000000" w:rsidRPr="00000000">
                <w:rPr>
                  <w:rtl w:val="0"/>
                  <w:rPrChange w:author="Elad Shuster" w:id="2" w:date="2026-10-29T13:30:02Z">
                    <w:rPr/>
                  </w:rPrChange>
                </w:rPr>
                <w:t xml:space="preserve">part</w:t>
              </w:r>
              <w:r w:rsidDel="00000000" w:rsidR="00000000" w:rsidRPr="00000000">
                <w:rPr>
                  <w:rtl w:val="0"/>
                  <w:rPrChange w:author="Elad Shuster" w:id="2" w:date="2026-10-29T13:30:02Z">
                    <w:rPr/>
                  </w:rPrChange>
                </w:rPr>
                <w:t xml:space="preserve"> </w:t>
              </w:r>
              <w:r w:rsidDel="00000000" w:rsidR="00000000" w:rsidRPr="00000000">
                <w:rPr>
                  <w:rtl w:val="0"/>
                  <w:rPrChange w:author="Elad Shuster" w:id="2" w:date="2026-10-29T13:30:02Z">
                    <w:rPr/>
                  </w:rPrChange>
                </w:rPr>
                <w:t xml:space="preserve">of</w:t>
              </w:r>
              <w:r w:rsidDel="00000000" w:rsidR="00000000" w:rsidRPr="00000000">
                <w:rPr>
                  <w:rtl w:val="0"/>
                  <w:rPrChange w:author="Elad Shuster" w:id="2" w:date="2026-10-29T13:30:02Z">
                    <w:rPr/>
                  </w:rPrChange>
                </w:rPr>
                <w:t xml:space="preserve"> </w:t>
              </w:r>
              <w:r w:rsidDel="00000000" w:rsidR="00000000" w:rsidRPr="00000000">
                <w:rPr>
                  <w:rtl w:val="0"/>
                  <w:rPrChange w:author="Elad Shuster" w:id="2" w:date="2026-10-29T13:30:02Z">
                    <w:rPr/>
                  </w:rPrChange>
                </w:rPr>
                <w:t xml:space="preserve">FY</w:t>
              </w:r>
              <w:r w:rsidDel="00000000" w:rsidR="00000000" w:rsidRPr="00000000">
                <w:rPr>
                  <w:rtl w:val="0"/>
                  <w:rPrChange w:author="Elad Shuster" w:id="2" w:date="2026-10-29T13:30:02Z">
                    <w:rPr/>
                  </w:rPrChange>
                </w:rPr>
                <w:t xml:space="preserve">27 </w:t>
              </w:r>
              <w:r w:rsidDel="00000000" w:rsidR="00000000" w:rsidRPr="00000000">
                <w:rPr>
                  <w:rtl w:val="0"/>
                  <w:rPrChange w:author="Elad Shuster" w:id="2" w:date="2026-10-29T13:30:02Z">
                    <w:rPr/>
                  </w:rPrChange>
                </w:rPr>
                <w:t xml:space="preserve">Barch</w:t>
              </w:r>
              <w:r w:rsidDel="00000000" w:rsidR="00000000" w:rsidRPr="00000000">
                <w:rPr>
                  <w:rtl w:val="0"/>
                  <w:rPrChange w:author="Elad Shuster" w:id="2" w:date="2026-10-29T13:30:02Z">
                    <w:rPr/>
                  </w:rPrChange>
                </w:rPr>
                <w:t xml:space="preserve">3/4, </w:t>
              </w:r>
              <w:r w:rsidDel="00000000" w:rsidR="00000000" w:rsidRPr="00000000">
                <w:rPr>
                  <w:rtl w:val="0"/>
                  <w:rPrChange w:author="Elad Shuster" w:id="2" w:date="2026-10-29T13:30:02Z">
                    <w:rPr/>
                  </w:rPrChange>
                </w:rPr>
                <w:t xml:space="preserve">let</w:t>
              </w:r>
              <w:r w:rsidDel="00000000" w:rsidR="00000000" w:rsidRPr="00000000">
                <w:rPr>
                  <w:rtl w:val="0"/>
                  <w:rPrChange w:author="Elad Shuster" w:id="2" w:date="2026-10-29T13:30:02Z">
                    <w:rPr/>
                  </w:rPrChange>
                </w:rPr>
                <w:t xml:space="preserve">׳</w:t>
              </w:r>
              <w:r w:rsidDel="00000000" w:rsidR="00000000" w:rsidRPr="00000000">
                <w:rPr>
                  <w:rtl w:val="0"/>
                  <w:rPrChange w:author="Elad Shuster" w:id="2" w:date="2026-10-29T13:30:02Z">
                    <w:rPr/>
                  </w:rPrChange>
                </w:rPr>
                <w:t xml:space="preserve">s</w:t>
              </w:r>
              <w:r w:rsidDel="00000000" w:rsidR="00000000" w:rsidRPr="00000000">
                <w:rPr>
                  <w:rtl w:val="0"/>
                  <w:rPrChange w:author="Elad Shuster" w:id="2" w:date="2026-10-29T13:30:02Z">
                    <w:rPr/>
                  </w:rPrChange>
                </w:rPr>
                <w:t xml:space="preserve"> </w:t>
              </w:r>
              <w:r w:rsidDel="00000000" w:rsidR="00000000" w:rsidRPr="00000000">
                <w:rPr>
                  <w:rtl w:val="0"/>
                  <w:rPrChange w:author="Elad Shuster" w:id="2" w:date="2026-10-29T13:30:02Z">
                    <w:rPr/>
                  </w:rPrChange>
                </w:rPr>
                <w:t xml:space="preserve">open</w:t>
              </w:r>
              <w:r w:rsidDel="00000000" w:rsidR="00000000" w:rsidRPr="00000000">
                <w:rPr>
                  <w:rtl w:val="0"/>
                  <w:rPrChange w:author="Elad Shuster" w:id="2" w:date="2026-10-29T13:30:02Z">
                    <w:rPr/>
                  </w:rPrChange>
                </w:rPr>
                <w:t xml:space="preserve"> </w:t>
              </w:r>
              <w:r w:rsidDel="00000000" w:rsidR="00000000" w:rsidRPr="00000000">
                <w:rPr>
                  <w:rtl w:val="0"/>
                  <w:rPrChange w:author="Elad Shuster" w:id="2" w:date="2026-10-29T13:30:02Z">
                    <w:rPr/>
                  </w:rPrChange>
                </w:rPr>
                <w:t xml:space="preserve">XSUP</w:t>
              </w:r>
            </w:ins>
            <w:del w:author="Elad Shuster" w:id="3" w:date="2026-10-29T13:30:02Z">
              <w:r w:rsidDel="00000000" w:rsidR="00000000" w:rsidRPr="00000000">
                <w:rPr>
                  <w:rtl w:val="0"/>
                  <w:rPrChange w:author="Elad Shuster" w:id="2" w:date="2026-10-29T13:30:02Z">
                    <w:rPr/>
                  </w:rPrChange>
                </w:rPr>
                <w:delText xml:space="preserve">Owner, release or no date</w:delText>
              </w:r>
            </w:del>
            <w:r w:rsidDel="00000000" w:rsidR="00000000" w:rsidRPr="00000000">
              <w:rPr>
                <w:rtl w:val="0"/>
              </w:rPr>
            </w:r>
          </w:p>
        </w:tc>
      </w:tr>
      <w:tr>
        <w:trPr>
          <w:cantSplit w:val="0"/>
          <w:tblHeader w:val="0"/>
          <w:trPrChange w:author="Elad Shuster" w:id="2" w:date="2026-10-29T13:30:02Z">
            <w:trPr>
              <w:cantSplit w:val="0"/>
              <w:tblHeader w:val="0"/>
            </w:trPr>
          </w:trPrChange>
        </w:trPr>
        <w:tc>
          <w:tcPr/>
          <w:p w:rsidR="00000000" w:rsidDel="00000000" w:rsidP="00000000" w:rsidRDefault="00000000" w:rsidRPr="00000000" w14:paraId="00000023">
            <w:pPr>
              <w:rPr/>
            </w:pPr>
            <w:r w:rsidDel="00000000" w:rsidR="00000000" w:rsidRPr="00000000">
              <w:rPr>
                <w:rtl w:val="0"/>
              </w:rPr>
              <w:t xml:space="preserve">Cortex CLI: </w:t>
            </w:r>
            <w:r w:rsidDel="00000000" w:rsidR="00000000" w:rsidRPr="00000000">
              <w:rPr>
                <w:rFonts w:ascii="Consolas" w:cs="Consolas" w:eastAsia="Consolas" w:hAnsi="Consolas"/>
                <w:sz w:val="20"/>
                <w:szCs w:val="20"/>
                <w:shd w:fill="f5f5f5" w:val="clear"/>
                <w:rtl w:val="0"/>
              </w:rPr>
              <w:t xml:space="preserve">EVAL_TF_PLAN_AFTER_UNKNOWN=true</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t xml:space="preserve">Terraform plan scanning that evaluates values known only after </w:t>
            </w:r>
            <w:r w:rsidDel="00000000" w:rsidR="00000000" w:rsidRPr="00000000">
              <w:rPr>
                <w:rtl w:val="0"/>
              </w:rPr>
              <w:t xml:space="preserve">apply</w:t>
            </w:r>
            <w:r w:rsidDel="00000000" w:rsidR="00000000" w:rsidRPr="00000000">
              <w:rPr>
                <w:rtl w:val="0"/>
              </w:rPr>
              <w:t xml:space="preserve">. Built for Manulife by the former Bridgecrew team. tfplan.json scans already run in the dev tenant</w:t>
            </w:r>
          </w:p>
        </w:tc>
        <w:tc>
          <w:tcPr/>
          <w:p w:rsidR="00000000" w:rsidDel="00000000" w:rsidP="00000000" w:rsidRDefault="00000000" w:rsidRPr="00000000" w14:paraId="00000025">
            <w:pPr>
              <w:rPr/>
            </w:pPr>
            <w:r w:rsidDel="00000000" w:rsidR="00000000" w:rsidRPr="00000000">
              <w:rPr>
                <w:rtl w:val="0"/>
              </w:rPr>
              <w:t xml:space="preserve">Same as above</w:t>
            </w:r>
          </w:p>
        </w:tc>
        <w:tc>
          <w:tcPr/>
          <w:p w:rsidR="00000000" w:rsidDel="00000000" w:rsidP="00000000" w:rsidRDefault="00000000" w:rsidRPr="00000000" w14:paraId="00000026">
            <w:pPr>
              <w:rPr/>
            </w:pPr>
            <w:r w:rsidDel="00000000" w:rsidR="00000000" w:rsidRPr="00000000">
              <w:rPr>
                <w:rtl w:val="0"/>
              </w:rPr>
              <w:t xml:space="preserve">TAC 4186899. No COE ID</w:t>
            </w:r>
          </w:p>
        </w:tc>
        <w:tc>
          <w:tcPr>
            <w:tcPrChange w:author="Elad Shuster" w:id="2" w:date="2026-10-29T13:30:02Z">
              <w:tcPr/>
            </w:tcPrChange>
          </w:tcPr>
          <w:p w:rsidR="00000000" w:rsidDel="00000000" w:rsidP="00000000" w:rsidRDefault="00000000" w:rsidRPr="00000000" w14:paraId="00000027">
            <w:pPr>
              <w:rPr>
                <w:rPrChange w:author="Elad Shuster" w:id="2" w:date="2026-10-29T13:30:02Z">
                  <w:rPr/>
                </w:rPrChange>
              </w:rPr>
            </w:pPr>
            <w:ins w:author="Elad Shuster" w:id="3" w:date="2026-10-29T13:30:02Z">
              <w:r w:rsidDel="00000000" w:rsidR="00000000" w:rsidRPr="00000000">
                <w:rPr>
                  <w:rtl w:val="0"/>
                  <w:rPrChange w:author="Elad Shuster" w:id="2" w:date="2026-10-29T13:30:02Z">
                    <w:rPr/>
                  </w:rPrChange>
                </w:rPr>
                <w:t xml:space="preserve">Can be handled as part of FY27 Barch3/4, let’s open XSUP</w:t>
              </w:r>
            </w:ins>
            <w:del w:author="Elad Shuster" w:id="3" w:date="2026-10-29T13:30:02Z">
              <w:r w:rsidDel="00000000" w:rsidR="00000000" w:rsidRPr="00000000">
                <w:rPr>
                  <w:rtl w:val="0"/>
                  <w:rPrChange w:author="Elad Shuster" w:id="2" w:date="2026-10-29T13:30:02Z">
                    <w:rPr/>
                  </w:rPrChange>
                </w:rPr>
                <w:delText xml:space="preserve">Owner, release or no date</w:delText>
              </w:r>
            </w:del>
            <w:r w:rsidDel="00000000" w:rsidR="00000000" w:rsidRPr="00000000">
              <w:rPr>
                <w:rtl w:val="0"/>
              </w:rPr>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End-of-life and end-of-sale package detection</w:t>
            </w:r>
          </w:p>
        </w:tc>
        <w:tc>
          <w:tcPr/>
          <w:p w:rsidR="00000000" w:rsidDel="00000000" w:rsidP="00000000" w:rsidRDefault="00000000" w:rsidRPr="00000000" w14:paraId="00000029">
            <w:pPr>
              <w:rPr/>
            </w:pPr>
            <w:r w:rsidDel="00000000" w:rsidR="00000000" w:rsidRPr="00000000">
              <w:rPr>
                <w:rtl w:val="0"/>
              </w:rPr>
              <w:t xml:space="preserve">Flags packages </w:t>
            </w:r>
            <w:r w:rsidDel="00000000" w:rsidR="00000000" w:rsidRPr="00000000">
              <w:rPr>
                <w:rtl w:val="0"/>
              </w:rPr>
              <w:t xml:space="preserve">past end</w:t>
            </w:r>
            <w:r w:rsidDel="00000000" w:rsidR="00000000" w:rsidRPr="00000000">
              <w:rPr>
                <w:rtl w:val="0"/>
              </w:rPr>
              <w:t xml:space="preserve"> of life or end of sale in CWP and AppSec scanning. Delivered on Prisma Cloud today by PS-built scripts</w:t>
            </w:r>
          </w:p>
        </w:tc>
        <w:tc>
          <w:tcPr/>
          <w:p w:rsidR="00000000" w:rsidDel="00000000" w:rsidP="00000000" w:rsidRDefault="00000000" w:rsidRPr="00000000" w14:paraId="0000002A">
            <w:pPr>
              <w:rPr/>
            </w:pPr>
            <w:r w:rsidDel="00000000" w:rsidR="00000000" w:rsidRPr="00000000">
              <w:rPr>
                <w:rtl w:val="0"/>
              </w:rPr>
              <w:t xml:space="preserve">Customer-confirmed blocker. Per the account team, Manulife's vulnerability team runs Qualys and is pushing to replace our CWP scanning because it does not report end of life or end of sale. The customer expects this in product, not from PS scripts</w:t>
            </w:r>
          </w:p>
        </w:tc>
        <w:tc>
          <w:tcPr/>
          <w:p w:rsidR="00000000" w:rsidDel="00000000" w:rsidP="00000000" w:rsidRDefault="00000000" w:rsidRPr="00000000" w14:paraId="0000002B">
            <w:pPr>
              <w:rPr/>
            </w:pPr>
            <w:r w:rsidDel="00000000" w:rsidR="00000000" w:rsidRPr="00000000">
              <w:rPr>
                <w:rtl w:val="0"/>
              </w:rPr>
              <w:t xml:space="preserve">TAC 4186938, Asana FR. No COE ID</w:t>
            </w:r>
          </w:p>
        </w:tc>
        <w:tc>
          <w:tcPr/>
          <w:p w:rsidR="00000000" w:rsidDel="00000000" w:rsidP="00000000" w:rsidRDefault="00000000" w:rsidRPr="00000000" w14:paraId="0000002C">
            <w:pPr>
              <w:rPr/>
            </w:pPr>
            <w:ins w:author="Elad Shuster" w:id="4" w:date="2026-10-29T13:30:46Z">
              <w:r w:rsidDel="00000000" w:rsidR="00000000" w:rsidRPr="00000000">
                <w:rPr>
                  <w:rtl w:val="0"/>
                </w:rPr>
                <w:t xml:space="preserve">Owner is </w:t>
              </w:r>
              <w:r w:rsidDel="00000000" w:rsidR="00000000" w:rsidRPr="00000000">
                <w:fldChar w:fldCharType="begin"/>
              </w:r>
              <w:r w:rsidDel="00000000" w:rsidR="00000000" w:rsidRPr="00000000">
                <w:instrText xml:space="preserve">HYPERLINK "mailto:anscott@paloaltonetworks.com"</w:instrText>
              </w:r>
              <w:r w:rsidDel="00000000" w:rsidR="00000000" w:rsidRPr="00000000">
                <w:fldChar w:fldCharType="separate"/>
              </w:r>
              <w:r w:rsidDel="00000000" w:rsidR="00000000" w:rsidRPr="00000000">
                <w:rPr>
                  <w:color w:val="0000ee"/>
                  <w:u w:val="single"/>
                  <w:rtl w:val="0"/>
                </w:rPr>
                <w:t xml:space="preserve">Andrew Scott</w:t>
              </w:r>
              <w:r w:rsidDel="00000000" w:rsidR="00000000" w:rsidRPr="00000000">
                <w:fldChar w:fldCharType="end"/>
              </w:r>
              <w:r w:rsidDel="00000000" w:rsidR="00000000" w:rsidRPr="00000000">
                <w:rPr>
                  <w:rtl w:val="0"/>
                </w:rPr>
                <w:t xml:space="preserve">, this is slated for Q3 FY27</w:t>
                <w:br w:type="textWrapping"/>
              </w:r>
            </w:ins>
            <w:del w:author="Elad Shuster" w:id="4" w:date="2026-10-29T13:30:46Z">
              <w:r w:rsidDel="00000000" w:rsidR="00000000" w:rsidRPr="00000000">
                <w:rPr>
                  <w:rtl w:val="0"/>
                </w:rPr>
                <w:delText xml:space="preserve">Owner, release or no date. Confirm whether the AppSec package operational risk scanner covers end of life today, and what CWP image scanning reports</w:delText>
              </w:r>
            </w:del>
            <w:r w:rsidDel="00000000" w:rsidR="00000000" w:rsidRPr="00000000">
              <w:rPr>
                <w:rtl w:val="0"/>
              </w:rPr>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Cortex CLI finding suppression</w:t>
            </w:r>
          </w:p>
        </w:tc>
        <w:tc>
          <w:tcPr/>
          <w:p w:rsidR="00000000" w:rsidDel="00000000" w:rsidP="00000000" w:rsidRDefault="00000000" w:rsidRPr="00000000" w14:paraId="0000002E">
            <w:pPr>
              <w:rPr/>
            </w:pPr>
            <w:r w:rsidDel="00000000" w:rsidR="00000000" w:rsidRPr="00000000">
              <w:rPr>
                <w:rtl w:val="0"/>
              </w:rPr>
              <w:t xml:space="preserve">Suppressing CLI findings in the GitHub Action AppSec integration. A day-to-day IaC control</w:t>
            </w:r>
          </w:p>
        </w:tc>
        <w:tc>
          <w:tcPr/>
          <w:p w:rsidR="00000000" w:rsidDel="00000000" w:rsidP="00000000" w:rsidRDefault="00000000" w:rsidRPr="00000000" w14:paraId="0000002F">
            <w:pPr>
              <w:rPr/>
            </w:pPr>
            <w:r w:rsidDel="00000000" w:rsidR="00000000" w:rsidRPr="00000000">
              <w:rPr>
                <w:rtl w:val="0"/>
              </w:rPr>
              <w:t xml:space="preserve">Customer-confirmed blocker. Must be validated before the customer team's December leave</w:t>
            </w:r>
          </w:p>
        </w:tc>
        <w:tc>
          <w:tcPr/>
          <w:p w:rsidR="00000000" w:rsidDel="00000000" w:rsidP="00000000" w:rsidRDefault="00000000" w:rsidRPr="00000000" w14:paraId="00000030">
            <w:pPr>
              <w:rPr/>
            </w:pPr>
            <w:r w:rsidDel="00000000" w:rsidR="00000000" w:rsidRPr="00000000">
              <w:rPr>
                <w:rtl w:val="0"/>
              </w:rPr>
              <w:t xml:space="preserve">Case 04184944. Not yet on the account top 100 sheet</w:t>
            </w:r>
          </w:p>
        </w:tc>
        <w:tc>
          <w:tcPr/>
          <w:p w:rsidR="00000000" w:rsidDel="00000000" w:rsidP="00000000" w:rsidRDefault="00000000" w:rsidRPr="00000000" w14:paraId="00000031">
            <w:pPr>
              <w:rPr/>
            </w:pPr>
            <w:r w:rsidDel="00000000" w:rsidR="00000000" w:rsidRPr="00000000">
              <w:rPr>
                <w:rtl w:val="0"/>
              </w:rPr>
              <w:t xml:space="preserve">Confirm Posture Policy Exception reaches Manulife's tenant by Nov 15 (support date, field). Confirm it covers CLI findings. Earlier release requested</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China regions</w:t>
            </w:r>
          </w:p>
        </w:tc>
        <w:tc>
          <w:tcPr/>
          <w:p w:rsidR="00000000" w:rsidDel="00000000" w:rsidP="00000000" w:rsidRDefault="00000000" w:rsidRPr="00000000" w14:paraId="00000033">
            <w:pPr>
              <w:rPr/>
            </w:pPr>
            <w:r w:rsidDel="00000000" w:rsidR="00000000" w:rsidRPr="00000000">
              <w:rPr>
                <w:rtl w:val="0"/>
              </w:rPr>
              <w:t xml:space="preserve">China business unit. Telemetry flags China coverage and Alibaba template onboarding</w:t>
            </w:r>
          </w:p>
        </w:tc>
        <w:tc>
          <w:tcPr/>
          <w:p w:rsidR="00000000" w:rsidDel="00000000" w:rsidP="00000000" w:rsidRDefault="00000000" w:rsidRPr="00000000" w14:paraId="00000034">
            <w:pPr>
              <w:rPr/>
            </w:pPr>
            <w:r w:rsidDel="00000000" w:rsidR="00000000" w:rsidRPr="00000000">
              <w:rPr>
                <w:rtl w:val="0"/>
              </w:rPr>
              <w:t xml:space="preserve">Hard blocker in telemetry. Customer scope confirmation in progress this week</w:t>
            </w:r>
          </w:p>
        </w:tc>
        <w:tc>
          <w:tcPr/>
          <w:p w:rsidR="00000000" w:rsidDel="00000000" w:rsidP="00000000" w:rsidRDefault="00000000" w:rsidRPr="00000000" w14:paraId="00000035">
            <w:pPr>
              <w:rPr/>
            </w:pPr>
            <w:r w:rsidDel="00000000" w:rsidR="00000000" w:rsidRPr="00000000">
              <w:rPr>
                <w:rtl w:val="0"/>
              </w:rPr>
              <w:t xml:space="preserve">Gap reference: China regions, no date</w:t>
            </w:r>
          </w:p>
        </w:tc>
        <w:tc>
          <w:tcPr/>
          <w:p w:rsidR="00000000" w:rsidDel="00000000" w:rsidP="00000000" w:rsidRDefault="00000000" w:rsidRPr="00000000" w14:paraId="00000036">
            <w:pPr>
              <w:rPr/>
            </w:pPr>
            <w:r w:rsidDel="00000000" w:rsidR="00000000" w:rsidRPr="00000000">
              <w:rPr>
                <w:rtl w:val="0"/>
              </w:rPr>
              <w:t xml:space="preserve">Current position and owner, so we answer Phil directly</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External workflows W01 to W08</w:t>
            </w:r>
          </w:p>
        </w:tc>
        <w:tc>
          <w:tcPr/>
          <w:p w:rsidR="00000000" w:rsidDel="00000000" w:rsidP="00000000" w:rsidRDefault="00000000" w:rsidRPr="00000000" w14:paraId="00000038">
            <w:pPr>
              <w:rPr/>
            </w:pPr>
            <w:r w:rsidDel="00000000" w:rsidR="00000000" w:rsidRPr="00000000">
              <w:rPr>
                <w:rtl w:val="0"/>
              </w:rPr>
              <w:t xml:space="preserve">Eight customer automations on Prisma Cloud APIs (detail in section 3)</w:t>
            </w:r>
          </w:p>
        </w:tc>
        <w:tc>
          <w:tcPr/>
          <w:p w:rsidR="00000000" w:rsidDel="00000000" w:rsidP="00000000" w:rsidRDefault="00000000" w:rsidRPr="00000000" w14:paraId="00000039">
            <w:pPr>
              <w:rPr/>
            </w:pPr>
            <w:r w:rsidDel="00000000" w:rsidR="00000000" w:rsidRPr="00000000">
              <w:rPr>
                <w:rtl w:val="0"/>
              </w:rPr>
              <w:t xml:space="preserve">Production gate. Each needs a Cortex Cloud path or an agreed replacement</w:t>
            </w:r>
          </w:p>
        </w:tc>
        <w:tc>
          <w:tcPr/>
          <w:p w:rsidR="00000000" w:rsidDel="00000000" w:rsidP="00000000" w:rsidRDefault="00000000" w:rsidRPr="00000000" w14:paraId="0000003A">
            <w:pPr>
              <w:rPr/>
            </w:pPr>
            <w:r w:rsidDel="00000000" w:rsidR="00000000" w:rsidRPr="00000000">
              <w:rPr>
                <w:rtl w:val="0"/>
              </w:rPr>
              <w:t xml:space="preserve">Test plan v2</w:t>
            </w:r>
          </w:p>
        </w:tc>
        <w:tc>
          <w:tcPr/>
          <w:p w:rsidR="00000000" w:rsidDel="00000000" w:rsidP="00000000" w:rsidRDefault="00000000" w:rsidRPr="00000000" w14:paraId="0000003B">
            <w:pPr>
              <w:rPr/>
            </w:pPr>
            <w:r w:rsidDel="00000000" w:rsidR="00000000" w:rsidRPr="00000000">
              <w:rPr>
                <w:rtl w:val="0"/>
              </w:rPr>
              <w:t xml:space="preserve">Cortex Cloud API or native path for each. First pass by Nov 5</w:t>
            </w:r>
          </w:p>
        </w:tc>
      </w:tr>
    </w:tbl>
    <w:p w:rsidR="00000000" w:rsidDel="00000000" w:rsidP="00000000" w:rsidRDefault="00000000" w:rsidRPr="00000000" w14:paraId="0000003C">
      <w:pPr>
        <w:pStyle w:val="Heading2"/>
        <w:rPr/>
      </w:pPr>
      <w:r w:rsidDel="00000000" w:rsidR="00000000" w:rsidRPr="00000000">
        <w:rPr>
          <w:rtl w:val="0"/>
        </w:rPr>
        <w:t xml:space="preserve">2. Open questions for the test running now</w:t>
      </w:r>
    </w:p>
    <w:p w:rsidR="00000000" w:rsidDel="00000000" w:rsidP="00000000" w:rsidRDefault="00000000" w:rsidRPr="00000000" w14:paraId="0000003D">
      <w:pPr>
        <w:rPr/>
      </w:pPr>
      <w:r w:rsidDel="00000000" w:rsidR="00000000" w:rsidRPr="00000000">
        <w:rPr>
          <w:rtl w:val="0"/>
        </w:rPr>
        <w:t xml:space="preserve">Written answers are due to Manulife on October 28.</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720"/>
        <w:gridCol w:w="4920"/>
        <w:tblGridChange w:id="0">
          <w:tblGrid>
            <w:gridCol w:w="720"/>
            <w:gridCol w:w="3720"/>
            <w:gridCol w:w="4920"/>
          </w:tblGrid>
        </w:tblGridChange>
      </w:tblGrid>
      <w:tr>
        <w:trPr>
          <w:cantSplit w:val="0"/>
          <w:tblHeader w:val="1"/>
        </w:trPr>
        <w:tc>
          <w:tcPr>
            <w:shd w:fill="f2f2f2" w:val="clear"/>
          </w:tcPr>
          <w:p w:rsidR="00000000" w:rsidDel="00000000" w:rsidP="00000000" w:rsidRDefault="00000000" w:rsidRPr="00000000" w14:paraId="0000003E">
            <w:pPr>
              <w:rPr/>
            </w:pPr>
            <w:r w:rsidDel="00000000" w:rsidR="00000000" w:rsidRPr="00000000">
              <w:rPr>
                <w:rtl w:val="0"/>
              </w:rPr>
              <w:t xml:space="preserve">#</w:t>
            </w:r>
          </w:p>
        </w:tc>
        <w:tc>
          <w:tcPr>
            <w:shd w:fill="f2f2f2" w:val="clear"/>
          </w:tcPr>
          <w:p w:rsidR="00000000" w:rsidDel="00000000" w:rsidP="00000000" w:rsidRDefault="00000000" w:rsidRPr="00000000" w14:paraId="0000003F">
            <w:pPr>
              <w:rPr/>
            </w:pPr>
            <w:r w:rsidDel="00000000" w:rsidR="00000000" w:rsidRPr="00000000">
              <w:rPr>
                <w:rtl w:val="0"/>
              </w:rPr>
              <w:t xml:space="preserve">Question</w:t>
            </w:r>
          </w:p>
        </w:tc>
        <w:tc>
          <w:tcPr>
            <w:shd w:fill="f2f2f2" w:val="clear"/>
          </w:tcPr>
          <w:p w:rsidR="00000000" w:rsidDel="00000000" w:rsidP="00000000" w:rsidRDefault="00000000" w:rsidRPr="00000000" w14:paraId="00000040">
            <w:pPr>
              <w:rPr/>
            </w:pPr>
            <w:r w:rsidDel="00000000" w:rsidR="00000000" w:rsidRPr="00000000">
              <w:rPr>
                <w:rtl w:val="0"/>
              </w:rPr>
              <w:t xml:space="preserve">Ask of product</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1</w:t>
            </w:r>
          </w:p>
        </w:tc>
        <w:tc>
          <w:tcPr/>
          <w:p w:rsidR="00000000" w:rsidDel="00000000" w:rsidP="00000000" w:rsidRDefault="00000000" w:rsidRPr="00000000" w14:paraId="00000042">
            <w:pPr>
              <w:rPr/>
            </w:pPr>
            <w:r w:rsidDel="00000000" w:rsidR="00000000" w:rsidRPr="00000000">
              <w:rPr>
                <w:rtl w:val="0"/>
              </w:rPr>
              <w:t xml:space="preserve">Using existing Event Hubs: one per region per environment (about 10 to 12 regions by 4 environments), plus an Entra ID hub in a separate subscription</w:t>
            </w:r>
          </w:p>
        </w:tc>
        <w:tc>
          <w:tcPr/>
          <w:p w:rsidR="00000000" w:rsidDel="00000000" w:rsidP="00000000" w:rsidRDefault="00000000" w:rsidRPr="00000000" w14:paraId="00000043">
            <w:pPr>
              <w:rPr/>
            </w:pPr>
            <w:r w:rsidDel="00000000" w:rsidR="00000000" w:rsidRPr="00000000">
              <w:rPr>
                <w:rtl w:val="0"/>
              </w:rPr>
              <w:t xml:space="preserve">Supported design, network access, identity and consumer groups for each</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2</w:t>
            </w:r>
          </w:p>
        </w:tc>
        <w:tc>
          <w:tcPr/>
          <w:p w:rsidR="00000000" w:rsidDel="00000000" w:rsidP="00000000" w:rsidRDefault="00000000" w:rsidRPr="00000000" w14:paraId="00000045">
            <w:pPr>
              <w:rPr/>
            </w:pPr>
            <w:r w:rsidDel="00000000" w:rsidR="00000000" w:rsidRPr="00000000">
              <w:rPr>
                <w:rtl w:val="0"/>
              </w:rPr>
              <w:t xml:space="preserve">Management group or subscription activity logs, or both</w:t>
            </w:r>
          </w:p>
        </w:tc>
        <w:tc>
          <w:tcPr/>
          <w:p w:rsidR="00000000" w:rsidDel="00000000" w:rsidP="00000000" w:rsidRDefault="00000000" w:rsidRPr="00000000" w14:paraId="00000046">
            <w:pPr>
              <w:rPr/>
            </w:pPr>
            <w:r w:rsidDel="00000000" w:rsidR="00000000" w:rsidRPr="00000000">
              <w:rPr>
                <w:rtl w:val="0"/>
              </w:rPr>
              <w:t xml:space="preserve">Which one Cortex Cloud needs</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3</w:t>
            </w:r>
          </w:p>
        </w:tc>
        <w:tc>
          <w:tcPr/>
          <w:p w:rsidR="00000000" w:rsidDel="00000000" w:rsidP="00000000" w:rsidRDefault="00000000" w:rsidRPr="00000000" w14:paraId="00000048">
            <w:pPr>
              <w:rPr/>
            </w:pPr>
            <w:r w:rsidDel="00000000" w:rsidR="00000000" w:rsidRPr="00000000">
              <w:rPr>
                <w:rtl w:val="0"/>
              </w:rPr>
              <w:t xml:space="preserve">What the instance reports before audit events arrive</w:t>
            </w:r>
          </w:p>
        </w:tc>
        <w:tc>
          <w:tcPr/>
          <w:p w:rsidR="00000000" w:rsidDel="00000000" w:rsidP="00000000" w:rsidRDefault="00000000" w:rsidRPr="00000000" w14:paraId="00000049">
            <w:pPr>
              <w:rPr/>
            </w:pPr>
            <w:r w:rsidDel="00000000" w:rsidR="00000000" w:rsidRPr="00000000">
              <w:rPr>
                <w:rtl w:val="0"/>
              </w:rPr>
              <w:t xml:space="preserve">Expected status and behavior</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4</w:t>
            </w:r>
          </w:p>
        </w:tc>
        <w:tc>
          <w:tcPr/>
          <w:p w:rsidR="00000000" w:rsidDel="00000000" w:rsidP="00000000" w:rsidRDefault="00000000" w:rsidRPr="00000000" w14:paraId="0000004B">
            <w:pPr>
              <w:rPr/>
            </w:pPr>
            <w:r w:rsidDel="00000000" w:rsidR="00000000" w:rsidRPr="00000000">
              <w:rPr>
                <w:rtl w:val="0"/>
              </w:rPr>
              <w:t xml:space="preserve">CloudScan and Outpost on the same subscription</w:t>
            </w:r>
          </w:p>
        </w:tc>
        <w:tc>
          <w:tcPr/>
          <w:p w:rsidR="00000000" w:rsidDel="00000000" w:rsidP="00000000" w:rsidRDefault="00000000" w:rsidRPr="00000000" w14:paraId="0000004C">
            <w:pPr>
              <w:rPr/>
            </w:pPr>
            <w:r w:rsidDel="00000000" w:rsidR="00000000" w:rsidRPr="00000000">
              <w:rPr>
                <w:rtl w:val="0"/>
              </w:rPr>
              <w:t xml:space="preserve">Supported, and any constraints</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5</w:t>
            </w:r>
          </w:p>
        </w:tc>
        <w:tc>
          <w:tcPr/>
          <w:p w:rsidR="00000000" w:rsidDel="00000000" w:rsidP="00000000" w:rsidRDefault="00000000" w:rsidRPr="00000000" w14:paraId="0000004E">
            <w:pPr>
              <w:rPr/>
            </w:pPr>
            <w:r w:rsidDel="00000000" w:rsidR="00000000" w:rsidRPr="00000000">
              <w:rPr>
                <w:rtl w:val="0"/>
              </w:rPr>
              <w:t xml:space="preserve">Azure AI-SPM</w:t>
            </w:r>
          </w:p>
        </w:tc>
        <w:tc>
          <w:tcPr/>
          <w:p w:rsidR="00000000" w:rsidDel="00000000" w:rsidP="00000000" w:rsidRDefault="00000000" w:rsidRPr="00000000" w14:paraId="0000004F">
            <w:pPr>
              <w:rPr/>
            </w:pPr>
            <w:r w:rsidDel="00000000" w:rsidR="00000000" w:rsidRPr="00000000">
              <w:rPr>
                <w:rtl w:val="0"/>
              </w:rPr>
              <w:t xml:space="preserve">Which capabilities need Outpost</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6</w:t>
            </w:r>
          </w:p>
        </w:tc>
        <w:tc>
          <w:tcPr/>
          <w:p w:rsidR="00000000" w:rsidDel="00000000" w:rsidP="00000000" w:rsidRDefault="00000000" w:rsidRPr="00000000" w14:paraId="00000051">
            <w:pPr>
              <w:rPr/>
            </w:pPr>
            <w:r w:rsidDel="00000000" w:rsidR="00000000" w:rsidRPr="00000000">
              <w:rPr>
                <w:rtl w:val="0"/>
              </w:rPr>
              <w:t xml:space="preserve">Cortex CLI and Kubernetes configuration files</w:t>
            </w:r>
          </w:p>
        </w:tc>
        <w:tc>
          <w:tcPr/>
          <w:p w:rsidR="00000000" w:rsidDel="00000000" w:rsidP="00000000" w:rsidRDefault="00000000" w:rsidRPr="00000000" w14:paraId="00000052">
            <w:pPr>
              <w:rPr/>
            </w:pPr>
            <w:r w:rsidDel="00000000" w:rsidR="00000000" w:rsidRPr="00000000">
              <w:rPr>
                <w:rtl w:val="0"/>
              </w:rPr>
              <w:t xml:space="preserve">Coverage today</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7</w:t>
            </w:r>
          </w:p>
        </w:tc>
        <w:tc>
          <w:tcPr/>
          <w:p w:rsidR="00000000" w:rsidDel="00000000" w:rsidP="00000000" w:rsidRDefault="00000000" w:rsidRPr="00000000" w14:paraId="00000054">
            <w:pPr>
              <w:rPr/>
            </w:pPr>
            <w:r w:rsidDel="00000000" w:rsidR="00000000" w:rsidRPr="00000000">
              <w:rPr>
                <w:rtl w:val="0"/>
              </w:rPr>
              <w:t xml:space="preserve">CloudScan disk scanning</w:t>
            </w:r>
          </w:p>
        </w:tc>
        <w:tc>
          <w:tcPr/>
          <w:p w:rsidR="00000000" w:rsidDel="00000000" w:rsidP="00000000" w:rsidRDefault="00000000" w:rsidRPr="00000000" w14:paraId="00000055">
            <w:pPr>
              <w:rPr/>
            </w:pPr>
            <w:r w:rsidDel="00000000" w:rsidR="00000000" w:rsidRPr="00000000">
              <w:rPr>
                <w:rtl w:val="0"/>
              </w:rPr>
              <w:t xml:space="preserve">Where the compute runs</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8</w:t>
            </w:r>
          </w:p>
        </w:tc>
        <w:tc>
          <w:tcPr/>
          <w:p w:rsidR="00000000" w:rsidDel="00000000" w:rsidP="00000000" w:rsidRDefault="00000000" w:rsidRPr="00000000" w14:paraId="00000057">
            <w:pPr>
              <w:rPr/>
            </w:pPr>
            <w:r w:rsidDel="00000000" w:rsidR="00000000" w:rsidRPr="00000000">
              <w:rPr>
                <w:rtl w:val="0"/>
              </w:rPr>
              <w:t xml:space="preserve">Azure Policy deployIfNotExists across subscriptions on the manual onboarding path</w:t>
            </w:r>
          </w:p>
        </w:tc>
        <w:tc>
          <w:tcPr/>
          <w:p w:rsidR="00000000" w:rsidDel="00000000" w:rsidP="00000000" w:rsidRDefault="00000000" w:rsidRPr="00000000" w14:paraId="00000058">
            <w:pPr>
              <w:rPr/>
            </w:pPr>
            <w:r w:rsidDel="00000000" w:rsidR="00000000" w:rsidRPr="00000000">
              <w:rPr>
                <w:rtl w:val="0"/>
              </w:rPr>
              <w:t xml:space="preserve">Expected behavior</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9</w:t>
            </w:r>
          </w:p>
        </w:tc>
        <w:tc>
          <w:tcPr/>
          <w:p w:rsidR="00000000" w:rsidDel="00000000" w:rsidP="00000000" w:rsidRDefault="00000000" w:rsidRPr="00000000" w14:paraId="0000005A">
            <w:pPr>
              <w:rPr/>
            </w:pPr>
            <w:r w:rsidDel="00000000" w:rsidR="00000000" w:rsidRPr="00000000">
              <w:rPr>
                <w:rtl w:val="0"/>
              </w:rPr>
              <w:t xml:space="preserve">Kubernetes connector</w:t>
            </w:r>
          </w:p>
        </w:tc>
        <w:tc>
          <w:tcPr/>
          <w:p w:rsidR="00000000" w:rsidDel="00000000" w:rsidP="00000000" w:rsidRDefault="00000000" w:rsidRPr="00000000" w14:paraId="0000005B">
            <w:pPr>
              <w:rPr/>
            </w:pPr>
            <w:r w:rsidDel="00000000" w:rsidR="00000000" w:rsidRPr="00000000">
              <w:rPr>
                <w:rtl w:val="0"/>
              </w:rPr>
              <w:t xml:space="preserve">Host compliance scanning, and whether containerd CIS support carried over from Defender</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10</w:t>
            </w:r>
          </w:p>
        </w:tc>
        <w:tc>
          <w:tcPr/>
          <w:p w:rsidR="00000000" w:rsidDel="00000000" w:rsidP="00000000" w:rsidRDefault="00000000" w:rsidRPr="00000000" w14:paraId="0000005D">
            <w:pPr>
              <w:rPr/>
            </w:pPr>
            <w:r w:rsidDel="00000000" w:rsidR="00000000" w:rsidRPr="00000000">
              <w:rPr>
                <w:rtl w:val="0"/>
              </w:rPr>
              <w:t xml:space="preserve">Outpost cost estimate for the full tenant</w:t>
            </w:r>
          </w:p>
        </w:tc>
        <w:tc>
          <w:tcPr/>
          <w:p w:rsidR="00000000" w:rsidDel="00000000" w:rsidP="00000000" w:rsidRDefault="00000000" w:rsidRPr="00000000" w14:paraId="0000005E">
            <w:pPr>
              <w:rPr/>
            </w:pPr>
            <w:r w:rsidDel="00000000" w:rsidR="00000000" w:rsidRPr="00000000">
              <w:rPr>
                <w:rtl w:val="0"/>
              </w:rPr>
              <w:t xml:space="preserve">Gil Kedem has revisited the earlier answer, which assumed most scans would be agentless disk scanning. The estimate now needs Manulife's list of services to scan, with sizes and runtime environments (requested from Manulife as input 22 in the test plan). Ask: confirm the estimate format and turnaround once that list arrives, with and without DSPM, plus persistent versus temporary resources and snapshot retention</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11</w:t>
            </w:r>
          </w:p>
        </w:tc>
        <w:tc>
          <w:tcPr/>
          <w:p w:rsidR="00000000" w:rsidDel="00000000" w:rsidP="00000000" w:rsidRDefault="00000000" w:rsidRPr="00000000" w14:paraId="00000060">
            <w:pPr>
              <w:rPr/>
            </w:pPr>
            <w:r w:rsidDel="00000000" w:rsidR="00000000" w:rsidRPr="00000000">
              <w:rPr>
                <w:rtl w:val="0"/>
              </w:rPr>
              <w:t xml:space="preserve">AI-SPM</w:t>
            </w:r>
          </w:p>
        </w:tc>
        <w:tc>
          <w:tcPr/>
          <w:p w:rsidR="00000000" w:rsidDel="00000000" w:rsidP="00000000" w:rsidRDefault="00000000" w:rsidRPr="00000000" w14:paraId="00000061">
            <w:pPr>
              <w:rPr/>
            </w:pPr>
            <w:r w:rsidDel="00000000" w:rsidR="00000000" w:rsidRPr="00000000">
              <w:rPr>
                <w:rtl w:val="0"/>
              </w:rPr>
              <w:t xml:space="preserve">The minimum DSPM configuration it depends on</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14</w:t>
            </w:r>
          </w:p>
        </w:tc>
        <w:tc>
          <w:tcPr/>
          <w:p w:rsidR="00000000" w:rsidDel="00000000" w:rsidP="00000000" w:rsidRDefault="00000000" w:rsidRPr="00000000" w14:paraId="00000063">
            <w:pPr>
              <w:rPr/>
            </w:pPr>
            <w:r w:rsidDel="00000000" w:rsidR="00000000" w:rsidRPr="00000000">
              <w:rPr>
                <w:rtl w:val="0"/>
              </w:rPr>
              <w:t xml:space="preserve">XDR policies</w:t>
            </w:r>
          </w:p>
        </w:tc>
        <w:tc>
          <w:tcPr/>
          <w:p w:rsidR="00000000" w:rsidDel="00000000" w:rsidP="00000000" w:rsidRDefault="00000000" w:rsidRPr="00000000" w14:paraId="00000064">
            <w:pPr>
              <w:rPr/>
            </w:pPr>
            <w:r w:rsidDel="00000000" w:rsidR="00000000" w:rsidRPr="00000000">
              <w:rPr>
                <w:rtl w:val="0"/>
              </w:rPr>
              <w:t xml:space="preserve">Which ones Manulife maintains with posture only versus with runtime. For the KSPM deep dive</w:t>
            </w:r>
          </w:p>
        </w:tc>
      </w:tr>
    </w:tbl>
    <w:p w:rsidR="00000000" w:rsidDel="00000000" w:rsidP="00000000" w:rsidRDefault="00000000" w:rsidRPr="00000000" w14:paraId="00000065">
      <w:pPr>
        <w:rPr/>
      </w:pPr>
      <w:r w:rsidDel="00000000" w:rsidR="00000000" w:rsidRPr="00000000">
        <w:rPr>
          <w:rtl w:val="0"/>
        </w:rPr>
        <w:t xml:space="preserve">For question 10, we supply tenant counts from the Prisma Cloud inventory. Licensing for Outpost and DSPM is with the commercial team, not product.</w:t>
      </w:r>
    </w:p>
    <w:p w:rsidR="00000000" w:rsidDel="00000000" w:rsidP="00000000" w:rsidRDefault="00000000" w:rsidRPr="00000000" w14:paraId="00000066">
      <w:pPr>
        <w:rPr/>
      </w:pPr>
      <w:r w:rsidDel="00000000" w:rsidR="00000000" w:rsidRPr="00000000">
        <w:rPr>
          <w:rtl w:val="0"/>
        </w:rPr>
        <w:t xml:space="preserve">We also measure the XDR agent's CPU and memory on Manulife's AKS runtime cluster (test T12), and Manulife sets the acceptance threshold. This is COE 749 (agent resource requirements, Yochai Kattan), still Pending PM Acknowledgement. Manulife asked for documented minimum and maximum resource usage and a session on the lightweight agent. Product input on both would help frame the result.</w:t>
      </w:r>
    </w:p>
    <w:p w:rsidR="00000000" w:rsidDel="00000000" w:rsidP="00000000" w:rsidRDefault="00000000" w:rsidRPr="00000000" w14:paraId="00000067">
      <w:pPr>
        <w:pStyle w:val="Heading2"/>
        <w:rPr/>
      </w:pPr>
      <w:r w:rsidDel="00000000" w:rsidR="00000000" w:rsidRPr="00000000">
        <w:rPr>
          <w:rtl w:val="0"/>
        </w:rPr>
        <w:t xml:space="preserve">3. External workflows needing a Cortex Cloud path</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4013"/>
        <w:gridCol w:w="4627"/>
        <w:tblGridChange w:id="0">
          <w:tblGrid>
            <w:gridCol w:w="720"/>
            <w:gridCol w:w="4013"/>
            <w:gridCol w:w="4627"/>
          </w:tblGrid>
        </w:tblGridChange>
      </w:tblGrid>
      <w:tr>
        <w:trPr>
          <w:cantSplit w:val="0"/>
          <w:tblHeader w:val="1"/>
        </w:trPr>
        <w:tc>
          <w:tcPr>
            <w:shd w:fill="f2f2f2" w:val="clear"/>
          </w:tcPr>
          <w:p w:rsidR="00000000" w:rsidDel="00000000" w:rsidP="00000000" w:rsidRDefault="00000000" w:rsidRPr="00000000" w14:paraId="00000068">
            <w:pPr>
              <w:rPr/>
            </w:pPr>
            <w:r w:rsidDel="00000000" w:rsidR="00000000" w:rsidRPr="00000000">
              <w:rPr>
                <w:rtl w:val="0"/>
              </w:rPr>
              <w:t xml:space="preserve">ID</w:t>
            </w:r>
          </w:p>
        </w:tc>
        <w:tc>
          <w:tcPr>
            <w:shd w:fill="f2f2f2" w:val="clear"/>
          </w:tcPr>
          <w:p w:rsidR="00000000" w:rsidDel="00000000" w:rsidP="00000000" w:rsidRDefault="00000000" w:rsidRPr="00000000" w14:paraId="00000069">
            <w:pPr>
              <w:rPr/>
            </w:pPr>
            <w:r w:rsidDel="00000000" w:rsidR="00000000" w:rsidRPr="00000000">
              <w:rPr>
                <w:rtl w:val="0"/>
              </w:rPr>
              <w:t xml:space="preserve">Automation</w:t>
            </w:r>
          </w:p>
        </w:tc>
        <w:tc>
          <w:tcPr>
            <w:shd w:fill="f2f2f2" w:val="clear"/>
          </w:tcPr>
          <w:p w:rsidR="00000000" w:rsidDel="00000000" w:rsidP="00000000" w:rsidRDefault="00000000" w:rsidRPr="00000000" w14:paraId="0000006A">
            <w:pPr>
              <w:rPr/>
            </w:pPr>
            <w:r w:rsidDel="00000000" w:rsidR="00000000" w:rsidRPr="00000000">
              <w:rPr>
                <w:rtl w:val="0"/>
              </w:rPr>
              <w:t xml:space="preserve">Prisma Cloud APIs in use today</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W01</w:t>
            </w:r>
          </w:p>
        </w:tc>
        <w:tc>
          <w:tcPr/>
          <w:p w:rsidR="00000000" w:rsidDel="00000000" w:rsidP="00000000" w:rsidRDefault="00000000" w:rsidRPr="00000000" w14:paraId="0000006C">
            <w:pPr>
              <w:rPr/>
            </w:pPr>
            <w:r w:rsidDel="00000000" w:rsidR="00000000" w:rsidRPr="00000000">
              <w:rPr>
                <w:rtl w:val="0"/>
              </w:rPr>
              <w:t xml:space="preserve">User management from Entra ID group membership</w:t>
            </w:r>
          </w:p>
        </w:tc>
        <w:tc>
          <w:tcPr/>
          <w:p w:rsidR="00000000" w:rsidDel="00000000" w:rsidP="00000000" w:rsidRDefault="00000000" w:rsidRPr="00000000" w14:paraId="0000006D">
            <w:pPr>
              <w:rPr/>
            </w:pPr>
            <w:commentRangeStart w:id="0"/>
            <w:commentRangeStart w:id="1"/>
            <w:r w:rsidDel="00000000" w:rsidR="00000000" w:rsidRPr="00000000">
              <w:rPr>
                <w:rtl w:val="0"/>
              </w:rPr>
              <w:t xml:space="preserve">GET /user/role, GET and PUT /v2/user/, POST /v3/user, DELETE /user/</w:t>
            </w:r>
          </w:p>
        </w:tc>
      </w:tr>
      <w:tr>
        <w:trPr>
          <w:cantSplit w:val="0"/>
          <w:tblHeader w:val="0"/>
        </w:trPr>
        <w:tc>
          <w:tcPr/>
          <w:p w:rsidR="00000000" w:rsidDel="00000000" w:rsidP="00000000" w:rsidRDefault="00000000" w:rsidRPr="00000000" w14:paraId="0000006E">
            <w:pPr>
              <w:rPr/>
            </w:pP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W02</w:t>
            </w:r>
          </w:p>
        </w:tc>
        <w:tc>
          <w:tcPr/>
          <w:p w:rsidR="00000000" w:rsidDel="00000000" w:rsidP="00000000" w:rsidRDefault="00000000" w:rsidRPr="00000000" w14:paraId="0000006F">
            <w:pPr>
              <w:rPr/>
            </w:pPr>
            <w:r w:rsidDel="00000000" w:rsidR="00000000" w:rsidRPr="00000000">
              <w:rPr>
                <w:rtl w:val="0"/>
              </w:rPr>
              <w:t xml:space="preserve">AKS onboarding web app (generates the DaemonSet without handing out credentials)</w:t>
            </w:r>
          </w:p>
        </w:tc>
        <w:tc>
          <w:tcPr/>
          <w:p w:rsidR="00000000" w:rsidDel="00000000" w:rsidP="00000000" w:rsidRDefault="00000000" w:rsidRPr="00000000" w14:paraId="00000070">
            <w:pPr>
              <w:rPr/>
            </w:pPr>
            <w:commentRangeStart w:id="2"/>
            <w:commentRangeStart w:id="3"/>
            <w:commentRangeStart w:id="4"/>
            <w:commentRangeStart w:id="5"/>
            <w:r w:rsidDel="00000000" w:rsidR="00000000" w:rsidRPr="00000000">
              <w:rPr>
                <w:rtl w:val="0"/>
              </w:rPr>
              <w:t xml:space="preserve">POST /api/v1/defenders/daemonset.yaml</w:t>
            </w:r>
          </w:p>
        </w:tc>
      </w:tr>
      <w:tr>
        <w:trPr>
          <w:cantSplit w:val="0"/>
          <w:tblHeader w:val="0"/>
        </w:trPr>
        <w:tc>
          <w:tcPr/>
          <w:p w:rsidR="00000000" w:rsidDel="00000000" w:rsidP="00000000" w:rsidRDefault="00000000" w:rsidRPr="00000000" w14:paraId="00000071">
            <w:pPr>
              <w:rPr/>
            </w:pP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W03</w:t>
            </w:r>
          </w:p>
        </w:tc>
        <w:tc>
          <w:tcPr/>
          <w:p w:rsidR="00000000" w:rsidDel="00000000" w:rsidP="00000000" w:rsidRDefault="00000000" w:rsidRPr="00000000" w14:paraId="00000072">
            <w:pPr>
              <w:rPr/>
            </w:pPr>
            <w:r w:rsidDel="00000000" w:rsidR="00000000" w:rsidRPr="00000000">
              <w:rPr>
                <w:rtl w:val="0"/>
              </w:rPr>
              <w:t xml:space="preserve">Audit log export to Azure Data Explorer</w:t>
            </w:r>
          </w:p>
        </w:tc>
        <w:tc>
          <w:tcPr/>
          <w:p w:rsidR="00000000" w:rsidDel="00000000" w:rsidP="00000000" w:rsidRDefault="00000000" w:rsidRPr="00000000" w14:paraId="00000073">
            <w:pPr>
              <w:rPr/>
            </w:pPr>
            <w:commentRangeStart w:id="6"/>
            <w:commentRangeStart w:id="7"/>
            <w:r w:rsidDel="00000000" w:rsidR="00000000" w:rsidRPr="00000000">
              <w:rPr>
                <w:rtl w:val="0"/>
              </w:rPr>
              <w:t xml:space="preserve">GET /audit/redlock</w:t>
            </w:r>
          </w:p>
        </w:tc>
      </w:tr>
      <w:tr>
        <w:trPr>
          <w:cantSplit w:val="0"/>
          <w:tblHeader w:val="0"/>
        </w:trPr>
        <w:tc>
          <w:tcPr/>
          <w:p w:rsidR="00000000" w:rsidDel="00000000" w:rsidP="00000000" w:rsidRDefault="00000000" w:rsidRPr="00000000" w14:paraId="00000074">
            <w:pPr>
              <w:rPr/>
            </w:pPr>
            <w:commentRangeEnd w:id="6"/>
            <w:r w:rsidDel="00000000" w:rsidR="00000000" w:rsidRPr="00000000">
              <w:commentReference w:id="6"/>
            </w:r>
            <w:commentRangeEnd w:id="7"/>
            <w:r w:rsidDel="00000000" w:rsidR="00000000" w:rsidRPr="00000000">
              <w:commentReference w:id="7"/>
            </w:r>
            <w:r w:rsidDel="00000000" w:rsidR="00000000" w:rsidRPr="00000000">
              <w:rPr>
                <w:rtl w:val="0"/>
              </w:rPr>
              <w:t xml:space="preserve">W04</w:t>
            </w:r>
          </w:p>
        </w:tc>
        <w:tc>
          <w:tcPr/>
          <w:p w:rsidR="00000000" w:rsidDel="00000000" w:rsidP="00000000" w:rsidRDefault="00000000" w:rsidRPr="00000000" w14:paraId="00000075">
            <w:pPr>
              <w:rPr/>
            </w:pPr>
            <w:r w:rsidDel="00000000" w:rsidR="00000000" w:rsidRPr="00000000">
              <w:rPr>
                <w:rtl w:val="0"/>
              </w:rPr>
              <w:t xml:space="preserve">Backup and restore of rules, policies, account groups, saved searches, compliance standards and reports</w:t>
            </w:r>
          </w:p>
        </w:tc>
        <w:tc>
          <w:tcPr/>
          <w:p w:rsidR="00000000" w:rsidDel="00000000" w:rsidP="00000000" w:rsidRDefault="00000000" w:rsidRPr="00000000" w14:paraId="00000076">
            <w:pPr>
              <w:rPr/>
            </w:pPr>
            <w:commentRangeStart w:id="8"/>
            <w:commentRangeStart w:id="9"/>
            <w:commentRangeStart w:id="10"/>
            <w:r w:rsidDel="00000000" w:rsidR="00000000" w:rsidRPr="00000000">
              <w:rPr>
                <w:rtl w:val="0"/>
              </w:rPr>
              <w:t xml:space="preserve">GET /v2/alert/rule, GET /v2/policy, GET /cloud/group, GET /search/history, GET /compliance, GET /report</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W05</w:t>
            </w:r>
          </w:p>
        </w:tc>
        <w:tc>
          <w:tcPr/>
          <w:p w:rsidR="00000000" w:rsidDel="00000000" w:rsidP="00000000" w:rsidRDefault="00000000" w:rsidRPr="00000000" w14:paraId="00000078">
            <w:pPr>
              <w:rPr/>
            </w:pPr>
            <w:r w:rsidDel="00000000" w:rsidR="00000000" w:rsidRPr="00000000">
              <w:rPr>
                <w:rtl w:val="0"/>
              </w:rPr>
              <w:t xml:space="preserve">Reporting every three hours: alerts, metadata enrichment, AKS vulnerabilities, compliance rate</w:t>
            </w:r>
          </w:p>
        </w:tc>
        <w:tc>
          <w:tcPr/>
          <w:p w:rsidR="00000000" w:rsidDel="00000000" w:rsidP="00000000" w:rsidRDefault="00000000" w:rsidRPr="00000000" w14:paraId="00000079">
            <w:pPr>
              <w:rPr/>
            </w:pPr>
            <w:commentRangeStart w:id="11"/>
            <w:r w:rsidDel="00000000" w:rsidR="00000000" w:rsidRPr="00000000">
              <w:rPr>
                <w:rtl w:val="0"/>
              </w:rPr>
              <w:t xml:space="preserve">GET /v2/alert, POST /search/config, GET /v2/policy, image and vulnerability endpoints, POST /v2/resource/scan_info, inventory endpoints</w:t>
            </w:r>
            <w:commentRangeEnd w:id="11"/>
            <w:r w:rsidDel="00000000" w:rsidR="00000000" w:rsidRPr="00000000">
              <w:commentReference w:id="11"/>
            </w:r>
            <w:r w:rsidDel="00000000" w:rsidR="00000000" w:rsidRPr="00000000">
              <w:rPr>
                <w:rtl w:val="0"/>
              </w:rPr>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W06</w:t>
            </w:r>
          </w:p>
        </w:tc>
        <w:tc>
          <w:tcPr/>
          <w:p w:rsidR="00000000" w:rsidDel="00000000" w:rsidP="00000000" w:rsidRDefault="00000000" w:rsidRPr="00000000" w14:paraId="0000007B">
            <w:pPr>
              <w:rPr/>
            </w:pPr>
            <w:r w:rsidDel="00000000" w:rsidR="00000000" w:rsidRPr="00000000">
              <w:rPr>
                <w:rtl w:val="0"/>
              </w:rPr>
              <w:t xml:space="preserve">Account group sync from the Azure management group hierarchy</w:t>
            </w:r>
          </w:p>
        </w:tc>
        <w:tc>
          <w:tcPr/>
          <w:p w:rsidR="00000000" w:rsidDel="00000000" w:rsidP="00000000" w:rsidRDefault="00000000" w:rsidRPr="00000000" w14:paraId="0000007C">
            <w:pPr>
              <w:rPr/>
            </w:pPr>
            <w:commentRangeStart w:id="12"/>
            <w:commentRangeStart w:id="13"/>
            <w:r w:rsidDel="00000000" w:rsidR="00000000" w:rsidRPr="00000000">
              <w:rPr>
                <w:rtl w:val="0"/>
              </w:rPr>
              <w:t xml:space="preserve">GET, PUT and POST /cloud/group</w:t>
            </w:r>
          </w:p>
        </w:tc>
      </w:tr>
      <w:tr>
        <w:trPr>
          <w:cantSplit w:val="0"/>
          <w:tblHeader w:val="0"/>
        </w:trPr>
        <w:tc>
          <w:tcPr/>
          <w:p w:rsidR="00000000" w:rsidDel="00000000" w:rsidP="00000000" w:rsidRDefault="00000000" w:rsidRPr="00000000" w14:paraId="0000007D">
            <w:pPr>
              <w:rPr/>
            </w:pP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t xml:space="preserve">W07</w:t>
            </w:r>
          </w:p>
        </w:tc>
        <w:tc>
          <w:tcPr/>
          <w:p w:rsidR="00000000" w:rsidDel="00000000" w:rsidP="00000000" w:rsidRDefault="00000000" w:rsidRPr="00000000" w14:paraId="0000007E">
            <w:pPr>
              <w:rPr/>
            </w:pPr>
            <w:r w:rsidDel="00000000" w:rsidR="00000000" w:rsidRPr="00000000">
              <w:rPr>
                <w:rtl w:val="0"/>
              </w:rPr>
              <w:t xml:space="preserve">IaC policy management as code, validated with </w:t>
            </w:r>
            <w:r w:rsidDel="00000000" w:rsidR="00000000" w:rsidRPr="00000000">
              <w:rPr>
                <w:rtl w:val="0"/>
              </w:rPr>
              <w:t xml:space="preserve">Checkov</w:t>
            </w:r>
            <w:r w:rsidDel="00000000" w:rsidR="00000000" w:rsidRPr="00000000">
              <w:rPr>
                <w:rtl w:val="0"/>
              </w:rPr>
            </w:r>
          </w:p>
        </w:tc>
        <w:tc>
          <w:tcPr/>
          <w:p w:rsidR="00000000" w:rsidDel="00000000" w:rsidP="00000000" w:rsidRDefault="00000000" w:rsidRPr="00000000" w14:paraId="0000007F">
            <w:pPr>
              <w:rPr/>
            </w:pPr>
            <w:commentRangeStart w:id="14"/>
            <w:commentRangeStart w:id="15"/>
            <w:r w:rsidDel="00000000" w:rsidR="00000000" w:rsidRPr="00000000">
              <w:rPr>
                <w:rtl w:val="0"/>
              </w:rPr>
              <w:t xml:space="preserve">GET and POST /v2/policy, GET, PUT, PATCH and DELETE /policy/{policy_id}, GET /filter/policy/suggest</w:t>
            </w:r>
          </w:p>
        </w:tc>
      </w:tr>
      <w:tr>
        <w:trPr>
          <w:cantSplit w:val="0"/>
          <w:tblHeader w:val="0"/>
        </w:trPr>
        <w:tc>
          <w:tcPr/>
          <w:p w:rsidR="00000000" w:rsidDel="00000000" w:rsidP="00000000" w:rsidRDefault="00000000" w:rsidRPr="00000000" w14:paraId="00000080">
            <w:pPr>
              <w:rPr/>
            </w:pP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t xml:space="preserve">W08</w:t>
            </w:r>
          </w:p>
        </w:tc>
        <w:tc>
          <w:tcPr/>
          <w:p w:rsidR="00000000" w:rsidDel="00000000" w:rsidP="00000000" w:rsidRDefault="00000000" w:rsidRPr="00000000" w14:paraId="00000081">
            <w:pPr>
              <w:rPr/>
            </w:pPr>
            <w:r w:rsidDel="00000000" w:rsidR="00000000" w:rsidRPr="00000000">
              <w:rPr>
                <w:rtl w:val="0"/>
              </w:rPr>
              <w:t xml:space="preserve">Alert exceptions tied to ServiceNow RITM tickets</w:t>
            </w:r>
          </w:p>
        </w:tc>
        <w:tc>
          <w:tcPr/>
          <w:p w:rsidR="00000000" w:rsidDel="00000000" w:rsidP="00000000" w:rsidRDefault="00000000" w:rsidRPr="00000000" w14:paraId="00000082">
            <w:pPr>
              <w:rPr/>
            </w:pPr>
            <w:commentRangeStart w:id="16"/>
            <w:commentRangeStart w:id="17"/>
            <w:r w:rsidDel="00000000" w:rsidR="00000000" w:rsidRPr="00000000">
              <w:rPr>
                <w:rtl w:val="0"/>
              </w:rPr>
              <w:t xml:space="preserve">POST /login, GET /auth_token/extend, POST /v2/alert, POST /alert/dismiss</w:t>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tc>
      </w:tr>
    </w:tbl>
    <w:p w:rsidR="00000000" w:rsidDel="00000000" w:rsidP="00000000" w:rsidRDefault="00000000" w:rsidRPr="00000000" w14:paraId="00000083">
      <w:pPr>
        <w:pStyle w:val="Heading2"/>
        <w:rPr/>
      </w:pPr>
      <w:r w:rsidDel="00000000" w:rsidR="00000000" w:rsidRPr="00000000">
        <w:rPr>
          <w:rtl w:val="0"/>
        </w:rPr>
        <w:t xml:space="preserve">4. Other Cortex CLI and AppSec items from the account issues tracker</w:t>
      </w:r>
    </w:p>
    <w:p w:rsidR="00000000" w:rsidDel="00000000" w:rsidP="00000000" w:rsidRDefault="00000000" w:rsidRPr="00000000" w14:paraId="00000084">
      <w:pPr>
        <w:rPr/>
      </w:pPr>
      <w:r w:rsidDel="00000000" w:rsidR="00000000" w:rsidRPr="00000000">
        <w:rPr>
          <w:rtl w:val="0"/>
        </w:rPr>
        <w:t xml:space="preserve">These are not confirmed as blockers yet. </w:t>
      </w:r>
      <w:r w:rsidDel="00000000" w:rsidR="00000000" w:rsidRPr="00000000">
        <w:rPr>
          <w:rtl w:val="0"/>
        </w:rPr>
        <w:t xml:space="preserve">Owner</w:t>
      </w:r>
      <w:r w:rsidDel="00000000" w:rsidR="00000000" w:rsidRPr="00000000">
        <w:rPr>
          <w:rtl w:val="0"/>
        </w:rPr>
        <w:t xml:space="preserve"> and position are enough for now.</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20"/>
        <w:gridCol w:w="4440"/>
        <w:tblGridChange w:id="0">
          <w:tblGrid>
            <w:gridCol w:w="4920"/>
            <w:gridCol w:w="4440"/>
          </w:tblGrid>
        </w:tblGridChange>
      </w:tblGrid>
      <w:tr>
        <w:trPr>
          <w:cantSplit w:val="0"/>
          <w:tblHeader w:val="1"/>
        </w:trPr>
        <w:tc>
          <w:tcPr>
            <w:shd w:fill="f2f2f2" w:val="clear"/>
          </w:tcPr>
          <w:p w:rsidR="00000000" w:rsidDel="00000000" w:rsidP="00000000" w:rsidRDefault="00000000" w:rsidRPr="00000000" w14:paraId="00000085">
            <w:pPr>
              <w:rPr/>
            </w:pPr>
            <w:r w:rsidDel="00000000" w:rsidR="00000000" w:rsidRPr="00000000">
              <w:rPr>
                <w:rtl w:val="0"/>
              </w:rPr>
              <w:t xml:space="preserve">Item</w:t>
            </w:r>
          </w:p>
        </w:tc>
        <w:tc>
          <w:tcPr>
            <w:shd w:fill="f2f2f2" w:val="clear"/>
          </w:tcPr>
          <w:p w:rsidR="00000000" w:rsidDel="00000000" w:rsidP="00000000" w:rsidRDefault="00000000" w:rsidRPr="00000000" w14:paraId="00000086">
            <w:pPr>
              <w:rPr/>
            </w:pPr>
            <w:r w:rsidDel="00000000" w:rsidR="00000000" w:rsidRPr="00000000">
              <w:rPr>
                <w:rtl w:val="0"/>
              </w:rPr>
              <w:t xml:space="preserve">Reference</w:t>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Evaluating policies from a local git repo (policy as code) in the Cortex CLI. P1: Manulife tests every policy, custom ones included, locally before pushing it to the platform</w:t>
            </w:r>
          </w:p>
        </w:tc>
        <w:tc>
          <w:tcPr/>
          <w:p w:rsidR="00000000" w:rsidDel="00000000" w:rsidP="00000000" w:rsidRDefault="00000000" w:rsidRPr="00000000" w14:paraId="00000088">
            <w:pPr>
              <w:rPr/>
            </w:pPr>
            <w:r w:rsidDel="00000000" w:rsidR="00000000" w:rsidRPr="00000000">
              <w:rPr>
                <w:rtl w:val="0"/>
              </w:rPr>
              <w:t xml:space="preserve">TAC 4186920</w:t>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Nested Terraform module scanning. P1: Manulife's IaC is templated in modules, and missing nested modules causes false negatives. Needed to adopt IaC scanning</w:t>
            </w:r>
          </w:p>
        </w:tc>
        <w:tc>
          <w:tcPr/>
          <w:p w:rsidR="00000000" w:rsidDel="00000000" w:rsidP="00000000" w:rsidRDefault="00000000" w:rsidRPr="00000000" w14:paraId="0000008A">
            <w:pPr>
              <w:rPr/>
            </w:pPr>
            <w:r w:rsidDel="00000000" w:rsidR="00000000" w:rsidRPr="00000000">
              <w:rPr>
                <w:rtl w:val="0"/>
              </w:rPr>
              <w:t xml:space="preserve">TAC 4186936, prior RFE PANWRFE-I-1429</w:t>
            </w:r>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CLI output shows failed checks only, not passed (may be a defect)</w:t>
            </w:r>
          </w:p>
        </w:tc>
        <w:tc>
          <w:tcPr/>
          <w:p w:rsidR="00000000" w:rsidDel="00000000" w:rsidP="00000000" w:rsidRDefault="00000000" w:rsidRPr="00000000" w14:paraId="0000008C">
            <w:pPr>
              <w:rPr/>
            </w:pPr>
            <w:r w:rsidDel="00000000" w:rsidR="00000000" w:rsidRPr="00000000">
              <w:rPr>
                <w:rtl w:val="0"/>
              </w:rPr>
              <w:t xml:space="preserve">TAC 4186889</w:t>
            </w:r>
          </w:p>
        </w:tc>
      </w:tr>
      <w:tr>
        <w:trPr>
          <w:cantSplit w:val="0"/>
          <w:tblHeader w:val="0"/>
        </w:trPr>
        <w:tc>
          <w:tcPr/>
          <w:p w:rsidR="00000000" w:rsidDel="00000000" w:rsidP="00000000" w:rsidRDefault="00000000" w:rsidRPr="00000000" w14:paraId="0000008D">
            <w:pPr>
              <w:rPr/>
            </w:pPr>
            <w:r w:rsidDel="00000000" w:rsidR="00000000" w:rsidRPr="00000000">
              <w:rPr>
                <w:rtl w:val="0"/>
              </w:rPr>
              <w:t xml:space="preserve">Suppressing an IaC issue directly from the console link</w:t>
            </w:r>
          </w:p>
        </w:tc>
        <w:tc>
          <w:tcPr/>
          <w:p w:rsidR="00000000" w:rsidDel="00000000" w:rsidP="00000000" w:rsidRDefault="00000000" w:rsidRPr="00000000" w14:paraId="0000008E">
            <w:pPr>
              <w:rPr/>
            </w:pPr>
            <w:r w:rsidDel="00000000" w:rsidR="00000000" w:rsidRPr="00000000">
              <w:rPr>
                <w:rtl w:val="0"/>
              </w:rPr>
              <w:t xml:space="preserve">TAC 4186880</w:t>
            </w:r>
          </w:p>
        </w:tc>
      </w:tr>
      <w:tr>
        <w:trPr>
          <w:cantSplit w:val="0"/>
          <w:tblHeader w:val="0"/>
        </w:trPr>
        <w:tc>
          <w:tcPr/>
          <w:p w:rsidR="00000000" w:rsidDel="00000000" w:rsidP="00000000" w:rsidRDefault="00000000" w:rsidRPr="00000000" w14:paraId="0000008F">
            <w:pPr>
              <w:rPr/>
            </w:pPr>
            <w:r w:rsidDel="00000000" w:rsidR="00000000" w:rsidRPr="00000000">
              <w:rPr>
                <w:rtl w:val="0"/>
              </w:rPr>
              <w:t xml:space="preserve">No dedicated results page for CWP Cortex CLI scans</w:t>
            </w:r>
          </w:p>
        </w:tc>
        <w:tc>
          <w:tcPr/>
          <w:p w:rsidR="00000000" w:rsidDel="00000000" w:rsidP="00000000" w:rsidRDefault="00000000" w:rsidRPr="00000000" w14:paraId="00000090">
            <w:pPr>
              <w:rPr/>
            </w:pPr>
            <w:commentRangeStart w:id="18"/>
            <w:r w:rsidDel="00000000" w:rsidR="00000000" w:rsidRPr="00000000">
              <w:rPr>
                <w:rtl w:val="0"/>
              </w:rPr>
              <w:t xml:space="preserve">Account issues tracker</w:t>
            </w:r>
            <w:commentRangeEnd w:id="18"/>
            <w:r w:rsidDel="00000000" w:rsidR="00000000" w:rsidRPr="00000000">
              <w:commentReference w:id="18"/>
            </w:r>
            <w:r w:rsidDel="00000000" w:rsidR="00000000" w:rsidRPr="00000000">
              <w:rPr>
                <w:rtl w:val="0"/>
              </w:rPr>
            </w:r>
          </w:p>
        </w:tc>
      </w:tr>
      <w:tr>
        <w:trPr>
          <w:cantSplit w:val="0"/>
          <w:tblHeader w:val="0"/>
        </w:trPr>
        <w:tc>
          <w:tcPr/>
          <w:p w:rsidR="00000000" w:rsidDel="00000000" w:rsidP="00000000" w:rsidRDefault="00000000" w:rsidRPr="00000000" w14:paraId="00000091">
            <w:pPr>
              <w:rPr/>
            </w:pPr>
            <w:r w:rsidDel="00000000" w:rsidR="00000000" w:rsidRPr="00000000">
              <w:rPr>
                <w:rtl w:val="0"/>
              </w:rPr>
              <w:t xml:space="preserve">Pipeline image gating after cutover through the admission controller</w:t>
            </w:r>
          </w:p>
        </w:tc>
        <w:tc>
          <w:tcPr/>
          <w:p w:rsidR="00000000" w:rsidDel="00000000" w:rsidP="00000000" w:rsidRDefault="00000000" w:rsidRPr="00000000" w14:paraId="00000092">
            <w:pPr>
              <w:rPr/>
            </w:pPr>
            <w:r w:rsidDel="00000000" w:rsidR="00000000" w:rsidRPr="00000000">
              <w:rPr>
                <w:rtl w:val="0"/>
              </w:rPr>
              <w:t xml:space="preserve">Validation in the test. Production gate if it fails</w:t>
            </w:r>
          </w:p>
        </w:tc>
      </w:tr>
    </w:tbl>
    <w:p w:rsidR="00000000" w:rsidDel="00000000" w:rsidP="00000000" w:rsidRDefault="00000000" w:rsidRPr="00000000" w14:paraId="00000093">
      <w:pPr>
        <w:rPr/>
      </w:pPr>
      <w:r w:rsidDel="00000000" w:rsidR="00000000" w:rsidRPr="00000000">
        <w:rPr>
          <w:rtl w:val="0"/>
        </w:rPr>
        <w:t xml:space="preserve">COE status. Only two Manulife items carry COE IDs: 748 (manual onboarding with minimal permissions, Eyal Rotberg) and 749 (agent resource requirements, above). Both still show Pending PM Acknowledgement. Manual Azure onboarding now works in the dev tenant, so 748 can close once Manulife confirms the 2.1 documentation answers its asks on service principal setup, role interactions and per-permission explanations. The seven items marked "Added" on the account top 100 sheet have no COE ID. Ask: log them in the COE tracker with a product owner, or confirm </w:t>
      </w:r>
      <w:r w:rsidDel="00000000" w:rsidR="00000000" w:rsidRPr="00000000">
        <w:rPr>
          <w:rtl w:val="0"/>
        </w:rPr>
        <w:t xml:space="preserve">where product</w:t>
      </w:r>
      <w:r w:rsidDel="00000000" w:rsidR="00000000" w:rsidRPr="00000000">
        <w:rPr>
          <w:rtl w:val="0"/>
        </w:rPr>
        <w:t xml:space="preserve"> tracks them.</w:t>
      </w:r>
    </w:p>
    <w:p w:rsidR="00000000" w:rsidDel="00000000" w:rsidP="00000000" w:rsidRDefault="00000000" w:rsidRPr="00000000" w14:paraId="00000094">
      <w:pPr>
        <w:pStyle w:val="Heading2"/>
        <w:rPr/>
      </w:pPr>
      <w:r w:rsidDel="00000000" w:rsidR="00000000" w:rsidRPr="00000000">
        <w:rPr>
          <w:rtl w:val="0"/>
        </w:rPr>
        <w:t xml:space="preserve">5. Flagged by telemetry, not yet confirmed with Manulife</w:t>
      </w:r>
    </w:p>
    <w:p w:rsidR="00000000" w:rsidDel="00000000" w:rsidP="00000000" w:rsidRDefault="00000000" w:rsidRPr="00000000" w14:paraId="00000095">
      <w:pPr>
        <w:rPr/>
      </w:pPr>
      <w:r w:rsidDel="00000000" w:rsidR="00000000" w:rsidRPr="00000000">
        <w:rPr>
          <w:rtl w:val="0"/>
        </w:rPr>
        <w:t xml:space="preserve">These are for awareness only. No product action until the customer confirms use.</w:t>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Azure EAI</w:t>
      </w:r>
    </w:p>
    <w:p w:rsidR="00000000" w:rsidDel="00000000" w:rsidP="00000000" w:rsidRDefault="00000000" w:rsidRPr="00000000" w14:paraId="000000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Asset audit trail (202 API calls in 30 days)</w:t>
      </w:r>
    </w:p>
    <w:p w:rsidR="00000000" w:rsidDel="00000000" w:rsidP="00000000" w:rsidRDefault="00000000" w:rsidRPr="00000000" w14:paraId="000000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Network anomaly detection in CDR</w:t>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 remediation (690 policies, 11 custom)</w:t>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RQL to XQL translation (964 custom config policies)</w:t>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CIEM evidence</w:t>
      </w: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Ofer Hakimi" w:id="18" w:date="2026-10-29T13:38:35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Developed for FY27/Q1</w:t>
      </w:r>
    </w:p>
  </w:comment>
  <w:comment w:author="Elad Shuster" w:id="11" w:date="2026-10-28T18:14:27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@anscott@paloaltonetworks.com - do we have an equivalent endpoint for this in Cortex Cloud?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anscott@paloaltonetworks.com_</w:t>
      </w:r>
    </w:p>
  </w:comment>
  <w:comment w:author="Elad Shuster" w:id="2" w:date="2026-10-28T18:10:42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@adavid@paloaltonetworks.com @nshterman@paloaltonetworks.com - do we have an equivalent endpoint for this in Cortex Cloud?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adavid@paloaltonetworks.com_</w:t>
      </w:r>
    </w:p>
  </w:comment>
  <w:comment w:author="Elad Shuster" w:id="3" w:date="2026-10-29T14:47:13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@atzarfaty@paloaltonetworks.com - do we have anything similar for XDR on K8s?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_Reassigned to atzarfaty@paloaltonetworks.com_</w:t>
      </w:r>
    </w:p>
  </w:comment>
  <w:comment w:author="Alon David" w:id="4" w:date="2026-10-29T16:25:05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plan to add papi for profile mgmt in q2, it should be equivalent to this request @selad@paloaltonetworks.com</w:t>
      </w:r>
    </w:p>
  </w:comment>
  <w:comment w:author="Alon David" w:id="5" w:date="2026-10-29T16:25:25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we don't support YAML based installation.. so it's not full parity</w:t>
      </w:r>
    </w:p>
  </w:comment>
  <w:comment w:author="Elad Shuster" w:id="12" w:date="2026-10-28T18:16:05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@bsack@paloaltonetworks.com  - do we have an equivalent endpoint for this in Cortex Cloud?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bsack@paloaltonetworks.com_</w:t>
      </w:r>
    </w:p>
  </w:comment>
  <w:comment w:author="Beery Holstein" w:id="13" w:date="2026-10-29T05:30:51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@vvadwlas@paloaltonetworks.com, what does this API do?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Suggests you review the Cortex Platform documentation first. We can then follow up if there are gaps in addressing the underlying need (the API endpoint might be different, of course)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https://cortex-docs.paloaltonetworks.com/agentix-api/cortex-platform-iam/cortex-platform-iam-overview</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_Reassigned to vvadwlas@paloaltonetworks.com_</w:t>
      </w:r>
    </w:p>
  </w:comment>
  <w:comment w:author="Elad Shuster" w:id="14" w:date="2026-10-28T18:15:46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@akaushansky@paloaltonetworks.com  - do we have an equivalent endpoint for this in Cortex Cloud?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akaushansky@paloaltonetworks.com_</w:t>
      </w:r>
    </w:p>
  </w:comment>
  <w:comment w:author="Amir Kaushansky" w:id="15" w:date="2026-10-29T07:13:16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@satias@paloaltonetworks.com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_Reassigned to satias@paloaltonetworks.com_</w:t>
      </w:r>
    </w:p>
  </w:comment>
  <w:comment w:author="Elad Shuster" w:id="0" w:date="2026-10-28T18:10:11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@bsack@paloaltonetworks.com - do we have an equivalent endpoint for this in Cortex Cloud?</w:t>
      </w:r>
    </w:p>
  </w:comment>
  <w:comment w:author="Beery Holstein" w:id="1" w:date="2026-10-29T05:27:30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@vvadwlas@paloaltonetworks.com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Suggests you review the Cortex Platform documentation first. We can then follow up if there are gaps in addressing the underline need (the API endpoint might be different of course)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https://cortex-docs.paloaltonetworks.com/agentix-api/cortex-platform-iam/cortex-platform-iam-overview</w:t>
      </w:r>
    </w:p>
  </w:comment>
  <w:comment w:author="Elad Shuster" w:id="6" w:date="2026-10-28T18:11:06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@amanekar@paloaltonetworks.com  - do we have an equivalent endpoint for this in Cortex Cloud?</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amanekar@paloaltonetworks.com_</w:t>
      </w:r>
    </w:p>
  </w:comment>
  <w:comment w:author="Bhushan Pai" w:id="7" w:date="2026-10-29T19:09:38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Cortex does not have equivalent API endpoint</w:t>
      </w:r>
    </w:p>
  </w:comment>
  <w:comment w:author="Elad Shuster" w:id="8" w:date="2026-10-28T18:13:51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Groups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@gliberman@paloaltonetworks.com @bholstein@paloaltonetworks.com - do we have an equivalent endpoint for this in Cortex Cloud?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 Rules. Policies, Compliance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@amanekar@paloaltonetworks.com - do we have an equivalent endpoint for this in Cortex Cloud?</w:t>
      </w:r>
    </w:p>
  </w:comment>
  <w:comment w:author="Beery Holstein" w:id="9" w:date="2026-10-29T05:33:44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@vvadwlas@paloaltonetworks.com for CRUD APIs related to IAM,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Suggests you review the Cortex Platform documentation first. We can then follow up if there are gaps in addressing the underline need (the API endpoint might be different of course)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https://cortex-docs.paloaltonetworks.com/agentix-api/cortex-platform-iam/cortex-platform-iam-overview</w:t>
      </w:r>
    </w:p>
  </w:comment>
  <w:comment w:author="Bhushan Pai" w:id="10" w:date="2026-10-29T19:27:37Z">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are the CSPM related endpoints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policies: https://cortex-docs.paloaltonetworks.com/cortex-cloud-api/policies/cloud-security-policies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rules: https://cortex-docs.paloaltonetworks.com/cortex-cloud-api/detection-rules-management/detection-rules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asset groups: https://cortex-docs.paloaltonetworks.com/cortex-cloud-api/cortex-platform/asset-groups (there is no seperate account group in Cortex. Asset group can be created with Realm filters)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saved search: https://cortex-docs.paloaltonetworks.com/xdr-5-api/cortex-platform/query-library</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standards: https://cortex-docs.paloaltonetworks.com/cortex-cloud-api/compliance-controls/standards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reports: https://cortex-docs.paloaltonetworks.com/cortex-cloud-api/compliance-controls/reports</w:t>
      </w:r>
    </w:p>
  </w:comment>
  <w:comment w:author="Elad Shuster" w:id="16" w:date="2026-10-28T18:17:21Z">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@amanekar@paloaltonetworks.com - this automation is being used as part of CSPM related automations.  - do we have an equivalent endpoint for these in Cortex Cloud?</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amanekar@paloaltonetworks.com_</w:t>
      </w:r>
    </w:p>
  </w:comment>
  <w:comment w:author="Bhushan Pai" w:id="17" w:date="2026-10-29T19:13:15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 APIs are available at https://cortex-docs.paloaltonetworks.com/cortex-cloud-api/issues-apis/issues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b w:val="1"/>
        <w:bCs w:val="1"/>
        <w:color w:val="666666"/>
        <w:rtl w:val="0"/>
      </w:rPr>
      <w:t xml:space="preserve">Vad Vadwlas,</w:t>
    </w:r>
    <w:r w:rsidDel="00000000" w:rsidR="00000000" w:rsidRPr="00000000">
      <w:rPr>
        <w:rtl w:val="0"/>
      </w:rPr>
      <w:t xml:space="preserve"> Partner Solutions Architect, Cortex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