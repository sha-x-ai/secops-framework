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0" w:lineRule="auto"/>
        <w:jc w:val="center"/>
        <w:rPr>
          <w:ins w:author="George Sanchez" w:id="0" w:date="2026-09-04T04:14:23Z"/>
          <w:color w:val="222222"/>
          <w:sz w:val="22"/>
          <w:szCs w:val="22"/>
          <w:rPrChange w:author="George Sanchez" w:id="1" w:date="2026-09-04T04:14:23Z">
            <w:rPr>
              <w:rFonts w:ascii="Arial" w:cs="Arial" w:eastAsia="Arial" w:hAnsi="Arial"/>
              <w:b w:val="0"/>
              <w:bCs w:val="0"/>
              <w:i w:val="0"/>
              <w:iCs w:val="0"/>
              <w:smallCaps w:val="0"/>
              <w:strike w:val="0"/>
              <w:color w:val="000000"/>
              <w:sz w:val="22"/>
              <w:szCs w:val="22"/>
              <w:u w:val="none"/>
              <w:shd w:fill="auto" w:val="clear"/>
              <w:vertAlign w:val="baseline"/>
            </w:rPr>
          </w:rPrChange>
        </w:rPr>
      </w:pPr>
      <w:ins w:author="George Sanchez" w:id="0" w:date="2026-09-04T04:14:23Z">
        <w:bookmarkStart w:colFirst="0" w:colLast="0" w:name="_gz8b66ul748k" w:id="0"/>
        <w:bookmarkEnd w:id="0"/>
        <w:r w:rsidDel="00000000" w:rsidR="00000000" w:rsidRPr="00000000">
          <w:rPr>
            <w:color w:val="222222"/>
            <w:sz w:val="22"/>
            <w:szCs w:val="22"/>
            <w:rtl w:val="0"/>
            <w:rPrChange w:author="George Sanchez" w:id="1" w:date="2026-09-04T04:14:23Z">
              <w:rPr>
                <w:rFonts w:ascii="Arial" w:cs="Arial" w:eastAsia="Arial" w:hAnsi="Arial"/>
                <w:b w:val="0"/>
                <w:bCs w:val="0"/>
                <w:i w:val="0"/>
                <w:iCs w:val="0"/>
                <w:smallCaps w:val="0"/>
                <w:strike w:val="0"/>
                <w:color w:val="000000"/>
                <w:sz w:val="22"/>
                <w:szCs w:val="22"/>
                <w:u w:val="none"/>
                <w:shd w:fill="auto" w:val="clear"/>
                <w:vertAlign w:val="baseline"/>
              </w:rPr>
            </w:rPrChange>
          </w:rPr>
          <w:t xml:space="preserve">(1) The hard end-of-support date for standalone Prisma Cloud</w:t>
        </w:r>
      </w:ins>
    </w:p>
    <w:p w:rsidR="00000000" w:rsidDel="00000000" w:rsidP="00000000" w:rsidRDefault="00000000" w:rsidRPr="00000000" w14:paraId="00000002">
      <w:pPr>
        <w:pStyle w:val="Title"/>
        <w:shd w:fill="ffffff" w:val="clear"/>
        <w:spacing w:after="0" w:lineRule="auto"/>
        <w:jc w:val="center"/>
        <w:rPr>
          <w:ins w:author="George Sanchez" w:id="0" w:date="2026-09-04T04:14:23Z"/>
          <w:color w:val="222222"/>
          <w:sz w:val="22"/>
          <w:szCs w:val="22"/>
          <w:rPrChange w:author="George Sanchez" w:id="1" w:date="2026-09-04T04:14:23Z">
            <w:rPr>
              <w:rFonts w:ascii="Arial" w:cs="Arial" w:eastAsia="Arial" w:hAnsi="Arial"/>
              <w:b w:val="0"/>
              <w:bCs w:val="0"/>
              <w:i w:val="0"/>
              <w:iCs w:val="0"/>
              <w:smallCaps w:val="0"/>
              <w:strike w:val="0"/>
              <w:color w:val="000000"/>
              <w:sz w:val="22"/>
              <w:szCs w:val="22"/>
              <w:u w:val="none"/>
              <w:shd w:fill="auto" w:val="clear"/>
              <w:vertAlign w:val="baseline"/>
            </w:rPr>
          </w:rPrChange>
        </w:rPr>
      </w:pPr>
      <w:ins w:author="George Sanchez" w:id="0" w:date="2026-09-04T04:14:23Z">
        <w:bookmarkStart w:colFirst="0" w:colLast="0" w:name="_hmqosjm4jtyb" w:id="1"/>
        <w:bookmarkEnd w:id="1"/>
        <w:r w:rsidDel="00000000" w:rsidR="00000000" w:rsidRPr="00000000">
          <w:rPr>
            <w:color w:val="222222"/>
            <w:sz w:val="22"/>
            <w:szCs w:val="22"/>
            <w:rtl w:val="0"/>
            <w:rPrChange w:author="George Sanchez" w:id="1" w:date="2026-09-04T04:14:23Z">
              <w:rPr>
                <w:rFonts w:ascii="Arial" w:cs="Arial" w:eastAsia="Arial" w:hAnsi="Arial"/>
                <w:b w:val="0"/>
                <w:bCs w:val="0"/>
                <w:i w:val="0"/>
                <w:iCs w:val="0"/>
                <w:smallCaps w:val="0"/>
                <w:strike w:val="0"/>
                <w:color w:val="000000"/>
                <w:sz w:val="22"/>
                <w:szCs w:val="22"/>
                <w:u w:val="none"/>
                <w:shd w:fill="auto" w:val="clear"/>
                <w:vertAlign w:val="baseline"/>
              </w:rPr>
            </w:rPrChange>
          </w:rPr>
          <w:t xml:space="preserve">(2) Confirmation your specific CWP policies/integrations migrate cleanly, and</w:t>
        </w:r>
      </w:ins>
    </w:p>
    <w:p w:rsidR="00000000" w:rsidDel="00000000" w:rsidP="00000000" w:rsidRDefault="00000000" w:rsidRPr="00000000" w14:paraId="00000003">
      <w:pPr>
        <w:pStyle w:val="Title"/>
        <w:jc w:val="center"/>
        <w:rPr/>
      </w:pPr>
      <w:bookmarkStart w:colFirst="0" w:colLast="0" w:name="_gz8b66ul748k" w:id="0"/>
      <w:bookmarkEnd w:id="0"/>
      <w:r w:rsidDel="00000000" w:rsidR="00000000" w:rsidRPr="00000000">
        <w:rPr>
          <w:rtl w:val="0"/>
        </w:rPr>
        <w:t xml:space="preserve">Cortex Cloud Upgrade Plan - </w:t>
      </w:r>
    </w:p>
    <w:p w:rsidR="00000000" w:rsidDel="00000000" w:rsidP="00000000" w:rsidRDefault="00000000" w:rsidRPr="00000000" w14:paraId="00000004">
      <w:pPr>
        <w:pStyle w:val="Title"/>
        <w:jc w:val="center"/>
        <w:rPr/>
      </w:pPr>
      <w:bookmarkStart w:colFirst="0" w:colLast="0" w:name="_ku0ng5jokred" w:id="2"/>
      <w:bookmarkEnd w:id="2"/>
      <w:r w:rsidDel="00000000" w:rsidR="00000000" w:rsidRPr="00000000">
        <w:rPr>
          <w:rtl w:val="0"/>
        </w:rPr>
        <w:t xml:space="preserve">Playbook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16"/>
          <w:szCs w:val="16"/>
        </w:rPr>
      </w:pPr>
      <w:r w:rsidDel="00000000" w:rsidR="00000000" w:rsidRPr="00000000">
        <w:rPr>
          <w:rtl w:val="0"/>
        </w:rPr>
      </w:r>
    </w:p>
    <w:sdt>
      <w:sdtPr>
        <w:id w:val="-348169847"/>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n3x8rafj56i">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Purpose of Playbook</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iz64kngj27">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Planning for Upgrades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m1wu9qtosk">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Key Elements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tdktnbhjw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Workflow Stages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ai2zlwvzz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Initial Customer Activation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tz0bok4bko">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Preparation and Enablement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i2rw5xcfv2">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Upgrade Readiness and Default Path</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dbqa2qov2o">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Alternative Paths and Outcomes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hfvz4l0t6j">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Summary Table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f2i05vlott">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Automation Available for Upgrade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95dbh6e2cw">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Upgrade Helper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gxx699i4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Self-Service Upgrade Tool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02d4bjfg46">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Cortex Cloud Upgrade Plan - Professional Services Upgrade Path</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j26h3c8bs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Overview of Project Plan Modules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akik5p087l">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Scope Considerations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hs5gx12lf4">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Order Considerations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scdf70iw42">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Cortex Cloud Upgrade - Kick Off</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14k4f6j6g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lkfbwui9ll">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ovg33fc3i">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ybz2fysoct">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Cloud Security Posture Management (CSPM)</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scri5n283h">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1lrl594tr9">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Cloud Infrastructure Entitlement Management (CIEM/IAM)</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9tkbcd8siv">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37lh6da6c9">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Security Posture Management &amp; AI Security Posture Management</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pbtayhxz3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7dtftcdlwu">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Cloud Workload Protection (Runtime Security/CWP)</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kzrlplnoj1">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ftfxx5x8ub">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Application Security (ASPM)</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v08ake6hsx">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xl6f518znn">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Validation for Cortex Cloud - Upgrade Complete</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nzlkx0lsq8">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Definitions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qon1mir1ws">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Existing Prisma Cloud Customers &amp; XDR/XSIAM</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5ecyt">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Properties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7tlbfx3pp5">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References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yk8gsvb8hj">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LiveCommunity Posts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cpwaa70nli">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Cortex Documentation</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Contributors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hp1ia7bg9y">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Revision History</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2n3x8rafj56i" w:id="3"/>
      <w:bookmarkEnd w:id="3"/>
      <w:r w:rsidDel="00000000" w:rsidR="00000000" w:rsidRPr="00000000">
        <w:rPr>
          <w:rFonts w:ascii="Helvetica Neue" w:cs="Helvetica Neue" w:eastAsia="Helvetica Neue" w:hAnsi="Helvetica Neue"/>
          <w:rtl w:val="0"/>
        </w:rPr>
        <w:t xml:space="preserve">Purpose of Playbook</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document is meant as a single point of reference for all aspects of the upgrade from Prisma Cloud to Cortex Cloud. Field teams including account representatives, Sales Architects and Domain Consultants, Customer Success, and Professional Services can leverage this as a reference to guide Prisma Cloud customers during their upgrade journey to Cortex Cloud.</w:t>
      </w:r>
    </w:p>
    <w:p w:rsidR="00000000" w:rsidDel="00000000" w:rsidP="00000000" w:rsidRDefault="00000000" w:rsidRPr="00000000" w14:paraId="00000032">
      <w:pPr>
        <w:pStyle w:val="Heading1"/>
        <w:rPr/>
      </w:pPr>
      <w:bookmarkStart w:colFirst="0" w:colLast="0" w:name="_utiz64kngj27" w:id="4"/>
      <w:bookmarkEnd w:id="4"/>
      <w:r w:rsidDel="00000000" w:rsidR="00000000" w:rsidRPr="00000000">
        <w:rPr>
          <w:rtl w:val="0"/>
        </w:rPr>
        <w:t xml:space="preserve">Planning for Upgrades </w:t>
      </w:r>
    </w:p>
    <w:p w:rsidR="00000000" w:rsidDel="00000000" w:rsidP="00000000" w:rsidRDefault="00000000" w:rsidRPr="00000000" w14:paraId="00000033">
      <w:pPr>
        <w:pStyle w:val="Heading3"/>
        <w:rPr/>
      </w:pPr>
      <w:bookmarkStart w:colFirst="0" w:colLast="0" w:name="_7dwkogxnzi30" w:id="5"/>
      <w:bookmarkEnd w:id="5"/>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workflow diagram outlines a granular process for a customer enablement and upgrade journey, highlighting both default/desired and alternative paths taken by customers and the organization at each stage.</w:t>
      </w:r>
    </w:p>
    <w:p w:rsidR="00000000" w:rsidDel="00000000" w:rsidP="00000000" w:rsidRDefault="00000000" w:rsidRPr="00000000" w14:paraId="00000035">
      <w:pPr>
        <w:pStyle w:val="Heading2"/>
        <w:rPr/>
      </w:pPr>
      <w:bookmarkStart w:colFirst="0" w:colLast="0" w:name="_cxm1wu9qtosk" w:id="6"/>
      <w:bookmarkEnd w:id="6"/>
      <w:r w:rsidDel="00000000" w:rsidR="00000000" w:rsidRPr="00000000">
        <w:rPr>
          <w:rtl w:val="0"/>
        </w:rPr>
        <w:t xml:space="preserve">Key Elements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Green squares represent the customer state at each stage.</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Navy diamonds indicate actions performed by the organization ("Our action").</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Orange rectangles mark potential points of customer churn (loss).</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The red box marks the default &amp; desired path through the process.</w:t>
      </w:r>
    </w:p>
    <w:p w:rsidR="00000000" w:rsidDel="00000000" w:rsidP="00000000" w:rsidRDefault="00000000" w:rsidRPr="00000000" w14:paraId="0000003A">
      <w:pPr>
        <w:pStyle w:val="Heading2"/>
        <w:rPr/>
      </w:pPr>
      <w:bookmarkStart w:colFirst="0" w:colLast="0" w:name="_4vtdktnbhjwg" w:id="7"/>
      <w:bookmarkEnd w:id="7"/>
      <w:r w:rsidDel="00000000" w:rsidR="00000000" w:rsidRPr="00000000">
        <w:rPr>
          <w:rtl w:val="0"/>
        </w:rPr>
        <w:t xml:space="preserve">Workflow Stages</w:t>
      </w:r>
    </w:p>
    <w:p w:rsidR="00000000" w:rsidDel="00000000" w:rsidP="00000000" w:rsidRDefault="00000000" w:rsidRPr="00000000" w14:paraId="0000003B">
      <w:pPr>
        <w:pStyle w:val="Heading3"/>
        <w:keepNext w:val="0"/>
        <w:keepLines w:val="0"/>
        <w:spacing w:after="80" w:lineRule="auto"/>
        <w:rPr/>
      </w:pPr>
      <w:bookmarkStart w:colFirst="0" w:colLast="0" w:name="_kwai2zlwvzzh" w:id="8"/>
      <w:bookmarkEnd w:id="8"/>
      <w:r w:rsidDel="00000000" w:rsidR="00000000" w:rsidRPr="00000000">
        <w:rPr>
          <w:rtl w:val="0"/>
        </w:rPr>
        <w:t xml:space="preserve">Initial Customer Activation</w:t>
      </w:r>
    </w:p>
    <w:p w:rsidR="00000000" w:rsidDel="00000000" w:rsidP="00000000" w:rsidRDefault="00000000" w:rsidRPr="00000000" w14:paraId="0000003C">
      <w:pPr>
        <w:numPr>
          <w:ilvl w:val="0"/>
          <w:numId w:val="13"/>
        </w:numPr>
        <w:ind w:left="720" w:hanging="360"/>
      </w:pPr>
      <w:r w:rsidDel="00000000" w:rsidR="00000000" w:rsidRPr="00000000">
        <w:rPr>
          <w:rtl w:val="0"/>
        </w:rPr>
        <w:t xml:space="preserve">The journey starts when the "Customer receives tenant activation email" (customer state).</w:t>
      </w:r>
    </w:p>
    <w:p w:rsidR="00000000" w:rsidDel="00000000" w:rsidP="00000000" w:rsidRDefault="00000000" w:rsidRPr="00000000" w14:paraId="0000003D">
      <w:pPr>
        <w:numPr>
          <w:ilvl w:val="0"/>
          <w:numId w:val="13"/>
        </w:numPr>
        <w:ind w:left="720" w:hanging="360"/>
      </w:pPr>
      <w:r w:rsidDel="00000000" w:rsidR="00000000" w:rsidRPr="00000000">
        <w:rPr>
          <w:rtl w:val="0"/>
        </w:rPr>
        <w:t xml:space="preserve">If the customer activates the tenant, the process continues via "Tenant activated" (customer state).</w:t>
      </w:r>
    </w:p>
    <w:p w:rsidR="00000000" w:rsidDel="00000000" w:rsidP="00000000" w:rsidRDefault="00000000" w:rsidRPr="00000000" w14:paraId="0000003E">
      <w:pPr>
        <w:numPr>
          <w:ilvl w:val="0"/>
          <w:numId w:val="13"/>
        </w:numPr>
        <w:ind w:left="720" w:hanging="360"/>
      </w:pPr>
      <w:r w:rsidDel="00000000" w:rsidR="00000000" w:rsidRPr="00000000">
        <w:rPr>
          <w:rtl w:val="0"/>
        </w:rPr>
        <w:t xml:space="preserve">If not, multiple actions (emails, meetings, workshops, further attempts) try to convince the customer, with churn possible if efforts fail.</w:t>
      </w:r>
    </w:p>
    <w:p w:rsidR="00000000" w:rsidDel="00000000" w:rsidP="00000000" w:rsidRDefault="00000000" w:rsidRPr="00000000" w14:paraId="0000003F">
      <w:pPr>
        <w:pStyle w:val="Heading3"/>
        <w:keepNext w:val="0"/>
        <w:keepLines w:val="0"/>
        <w:spacing w:after="80" w:lineRule="auto"/>
        <w:rPr/>
      </w:pPr>
      <w:bookmarkStart w:colFirst="0" w:colLast="0" w:name="_ihtz0bok4bko" w:id="9"/>
      <w:bookmarkEnd w:id="9"/>
      <w:r w:rsidDel="00000000" w:rsidR="00000000" w:rsidRPr="00000000">
        <w:rPr>
          <w:rtl w:val="0"/>
        </w:rPr>
        <w:t xml:space="preserve">Customer Preparation and Enablement</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Once the tenant is activated, a "PS intro meeting &amp; entitlement discussion" (action) is held to guide the customer.</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Customers may undergo enablement sessions, evaluation, or gap assessment, depending on readiness and engagement level.</w:t>
      </w:r>
    </w:p>
    <w:p w:rsidR="00000000" w:rsidDel="00000000" w:rsidP="00000000" w:rsidRDefault="00000000" w:rsidRPr="00000000" w14:paraId="00000042">
      <w:pPr>
        <w:pStyle w:val="Heading3"/>
        <w:keepNext w:val="0"/>
        <w:keepLines w:val="0"/>
        <w:spacing w:after="80" w:lineRule="auto"/>
        <w:rPr/>
      </w:pPr>
      <w:bookmarkStart w:colFirst="0" w:colLast="0" w:name="_s8i2rw5xcfv2" w:id="10"/>
      <w:bookmarkEnd w:id="10"/>
      <w:r w:rsidDel="00000000" w:rsidR="00000000" w:rsidRPr="00000000">
        <w:rPr>
          <w:rtl w:val="0"/>
        </w:rPr>
        <w:t xml:space="preserve">Upgrade Readiness and Default Path</w:t>
      </w:r>
    </w:p>
    <w:p w:rsidR="00000000" w:rsidDel="00000000" w:rsidP="00000000" w:rsidRDefault="00000000" w:rsidRPr="00000000" w14:paraId="00000043">
      <w:pPr>
        <w:numPr>
          <w:ilvl w:val="0"/>
          <w:numId w:val="18"/>
        </w:numPr>
        <w:ind w:left="720" w:hanging="360"/>
      </w:pPr>
      <w:r w:rsidDel="00000000" w:rsidR="00000000" w:rsidRPr="00000000">
        <w:rPr>
          <w:rtl w:val="0"/>
        </w:rPr>
        <w:t xml:space="preserve">When the "Customer ready for upgrade" state is achieved, the default &amp; desired path is followed (boxed in red):</w:t>
      </w:r>
    </w:p>
    <w:p w:rsidR="00000000" w:rsidDel="00000000" w:rsidP="00000000" w:rsidRDefault="00000000" w:rsidRPr="00000000" w14:paraId="00000044">
      <w:pPr>
        <w:numPr>
          <w:ilvl w:val="1"/>
          <w:numId w:val="18"/>
        </w:numPr>
        <w:ind w:left="1440" w:hanging="360"/>
      </w:pPr>
      <w:r w:rsidDel="00000000" w:rsidR="00000000" w:rsidRPr="00000000">
        <w:rPr>
          <w:rtl w:val="0"/>
        </w:rPr>
        <w:t xml:space="preserve">Internal kick-off (action)</w:t>
      </w:r>
    </w:p>
    <w:p w:rsidR="00000000" w:rsidDel="00000000" w:rsidP="00000000" w:rsidRDefault="00000000" w:rsidRPr="00000000" w14:paraId="00000045">
      <w:pPr>
        <w:numPr>
          <w:ilvl w:val="1"/>
          <w:numId w:val="18"/>
        </w:numPr>
        <w:ind w:left="1440" w:hanging="360"/>
      </w:pPr>
      <w:r w:rsidDel="00000000" w:rsidR="00000000" w:rsidRPr="00000000">
        <w:rPr>
          <w:rtl w:val="0"/>
        </w:rPr>
        <w:t xml:space="preserve">Meeting to align upgrade plan (action)</w:t>
      </w:r>
    </w:p>
    <w:p w:rsidR="00000000" w:rsidDel="00000000" w:rsidP="00000000" w:rsidRDefault="00000000" w:rsidRPr="00000000" w14:paraId="00000046">
      <w:pPr>
        <w:numPr>
          <w:ilvl w:val="1"/>
          <w:numId w:val="18"/>
        </w:numPr>
        <w:ind w:left="1440" w:hanging="360"/>
      </w:pPr>
      <w:r w:rsidDel="00000000" w:rsidR="00000000" w:rsidRPr="00000000">
        <w:rPr>
          <w:rtl w:val="0"/>
        </w:rPr>
        <w:t xml:space="preserve">Customer kick-off (action)</w:t>
      </w:r>
    </w:p>
    <w:p w:rsidR="00000000" w:rsidDel="00000000" w:rsidP="00000000" w:rsidRDefault="00000000" w:rsidRPr="00000000" w14:paraId="00000047">
      <w:pPr>
        <w:numPr>
          <w:ilvl w:val="1"/>
          <w:numId w:val="18"/>
        </w:numPr>
        <w:ind w:left="1440" w:hanging="360"/>
      </w:pPr>
      <w:r w:rsidDel="00000000" w:rsidR="00000000" w:rsidRPr="00000000">
        <w:rPr>
          <w:rtl w:val="0"/>
        </w:rPr>
        <w:t xml:space="preserve">Upgrade (action)</w:t>
      </w:r>
    </w:p>
    <w:p w:rsidR="00000000" w:rsidDel="00000000" w:rsidP="00000000" w:rsidRDefault="00000000" w:rsidRPr="00000000" w14:paraId="00000048">
      <w:pPr>
        <w:numPr>
          <w:ilvl w:val="1"/>
          <w:numId w:val="18"/>
        </w:numPr>
        <w:ind w:left="1440" w:hanging="360"/>
      </w:pPr>
      <w:r w:rsidDel="00000000" w:rsidR="00000000" w:rsidRPr="00000000">
        <w:rPr>
          <w:rtl w:val="0"/>
        </w:rPr>
        <w:t xml:space="preserve">Validation (action)</w:t>
      </w:r>
    </w:p>
    <w:p w:rsidR="00000000" w:rsidDel="00000000" w:rsidP="00000000" w:rsidRDefault="00000000" w:rsidRPr="00000000" w14:paraId="00000049">
      <w:pPr>
        <w:numPr>
          <w:ilvl w:val="1"/>
          <w:numId w:val="18"/>
        </w:numPr>
        <w:ind w:left="1440" w:hanging="360"/>
      </w:pPr>
      <w:r w:rsidDel="00000000" w:rsidR="00000000" w:rsidRPr="00000000">
        <w:rPr>
          <w:rtl w:val="0"/>
        </w:rPr>
        <w:t xml:space="preserve">Upgrade completed and confirmed/tested (customer state)</w:t>
      </w:r>
    </w:p>
    <w:p w:rsidR="00000000" w:rsidDel="00000000" w:rsidP="00000000" w:rsidRDefault="00000000" w:rsidRPr="00000000" w14:paraId="0000004A">
      <w:pPr>
        <w:numPr>
          <w:ilvl w:val="1"/>
          <w:numId w:val="18"/>
        </w:numPr>
        <w:ind w:left="1440" w:hanging="360"/>
      </w:pPr>
      <w:r w:rsidDel="00000000" w:rsidR="00000000" w:rsidRPr="00000000">
        <w:rPr>
          <w:rtl w:val="0"/>
        </w:rPr>
        <w:t xml:space="preserve">Upgrade readout &amp; consent/acknowledgement (action)</w:t>
      </w:r>
    </w:p>
    <w:p w:rsidR="00000000" w:rsidDel="00000000" w:rsidP="00000000" w:rsidRDefault="00000000" w:rsidRPr="00000000" w14:paraId="0000004B">
      <w:pPr>
        <w:numPr>
          <w:ilvl w:val="1"/>
          <w:numId w:val="18"/>
        </w:numPr>
        <w:ind w:left="1440" w:hanging="360"/>
      </w:pPr>
      <w:r w:rsidDel="00000000" w:rsidR="00000000" w:rsidRPr="00000000">
        <w:rPr>
          <w:rtl w:val="0"/>
        </w:rPr>
        <w:t xml:space="preserve">PC tenant decommissioned (customer state)</w:t>
      </w:r>
    </w:p>
    <w:p w:rsidR="00000000" w:rsidDel="00000000" w:rsidP="00000000" w:rsidRDefault="00000000" w:rsidRPr="00000000" w14:paraId="0000004C">
      <w:pPr>
        <w:numPr>
          <w:ilvl w:val="1"/>
          <w:numId w:val="18"/>
        </w:numPr>
        <w:ind w:left="1440" w:hanging="360"/>
      </w:pPr>
      <w:r w:rsidDel="00000000" w:rsidR="00000000" w:rsidRPr="00000000">
        <w:rPr>
          <w:rtl w:val="0"/>
        </w:rPr>
        <w:t xml:space="preserve">PS transition to CS/S&amp;O (action)</w:t>
      </w:r>
    </w:p>
    <w:p w:rsidR="00000000" w:rsidDel="00000000" w:rsidP="00000000" w:rsidRDefault="00000000" w:rsidRPr="00000000" w14:paraId="0000004D">
      <w:pPr>
        <w:pStyle w:val="Heading2"/>
        <w:rPr/>
      </w:pPr>
      <w:bookmarkStart w:colFirst="0" w:colLast="0" w:name="_ladbqa2qov2o" w:id="11"/>
      <w:bookmarkEnd w:id="11"/>
      <w:r w:rsidDel="00000000" w:rsidR="00000000" w:rsidRPr="00000000">
        <w:rPr>
          <w:rtl w:val="0"/>
        </w:rPr>
        <w:t xml:space="preserve">Alternative Paths and Outcomes</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If gaps are identified, they are addressed, and further attempts may be made to move the customer along.</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Some customers churn at renewal if engagement is unsuccessful at key checkpoints.</w:t>
      </w:r>
    </w:p>
    <w:p w:rsidR="00000000" w:rsidDel="00000000" w:rsidP="00000000" w:rsidRDefault="00000000" w:rsidRPr="00000000" w14:paraId="00000050">
      <w:pPr>
        <w:pStyle w:val="Heading2"/>
        <w:rPr/>
      </w:pPr>
      <w:bookmarkStart w:colFirst="0" w:colLast="0" w:name="_lihfvz4l0t6j" w:id="12"/>
      <w:bookmarkEnd w:id="12"/>
      <w:r w:rsidDel="00000000" w:rsidR="00000000" w:rsidRPr="00000000">
        <w:rPr>
          <w:rtl w:val="0"/>
        </w:rPr>
        <w:t xml:space="preserve">Summary Table</w:t>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3014.4519621109607"/>
        <w:gridCol w:w="1937.8619756427606"/>
        <w:gridCol w:w="4407.686062246279"/>
        <w:tblGridChange w:id="0">
          <w:tblGrid>
            <w:gridCol w:w="3014.4519621109607"/>
            <w:gridCol w:w="1937.8619756427606"/>
            <w:gridCol w:w="4407.686062246279"/>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Description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4">
            <w:pPr>
              <w:spacing w:line="240" w:lineRule="auto"/>
              <w:rPr/>
            </w:pPr>
            <w:r w:rsidDel="00000000" w:rsidR="00000000" w:rsidRPr="00000000">
              <w:rPr>
                <w:rtl w:val="0"/>
              </w:rPr>
              <w:t xml:space="preserve">Customer receives tenant email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5">
            <w:pPr>
              <w:spacing w:line="240" w:lineRule="auto"/>
              <w:rPr/>
            </w:pPr>
            <w:r w:rsidDel="00000000" w:rsidR="00000000" w:rsidRPr="00000000">
              <w:rPr>
                <w:rtl w:val="0"/>
              </w:rPr>
              <w:t xml:space="preserve">Customer state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6">
            <w:pPr>
              <w:spacing w:line="240" w:lineRule="auto"/>
              <w:rPr/>
            </w:pPr>
            <w:r w:rsidDel="00000000" w:rsidR="00000000" w:rsidRPr="00000000">
              <w:rPr>
                <w:rtl w:val="0"/>
              </w:rPr>
              <w:t xml:space="preserve">Entry point for customer</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7">
            <w:pPr>
              <w:spacing w:line="240" w:lineRule="auto"/>
              <w:rPr/>
            </w:pPr>
            <w:r w:rsidDel="00000000" w:rsidR="00000000" w:rsidRPr="00000000">
              <w:rPr>
                <w:rtl w:val="0"/>
              </w:rPr>
              <w:t xml:space="preserve">Tenant activated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8">
            <w:pPr>
              <w:spacing w:line="240" w:lineRule="auto"/>
              <w:rPr/>
            </w:pPr>
            <w:r w:rsidDel="00000000" w:rsidR="00000000" w:rsidRPr="00000000">
              <w:rPr>
                <w:rtl w:val="0"/>
              </w:rPr>
              <w:t xml:space="preserve">Customer state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9">
            <w:pPr>
              <w:spacing w:line="240" w:lineRule="auto"/>
              <w:rPr/>
            </w:pPr>
            <w:r w:rsidDel="00000000" w:rsidR="00000000" w:rsidRPr="00000000">
              <w:rPr>
                <w:rtl w:val="0"/>
              </w:rPr>
              <w:t xml:space="preserve">Customer activates service</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A">
            <w:pPr>
              <w:spacing w:line="240" w:lineRule="auto"/>
              <w:rPr/>
            </w:pPr>
            <w:r w:rsidDel="00000000" w:rsidR="00000000" w:rsidRPr="00000000">
              <w:rPr>
                <w:rtl w:val="0"/>
              </w:rPr>
              <w:t xml:space="preserve">PS intro meeting/discussion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B">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C">
            <w:pPr>
              <w:spacing w:line="240" w:lineRule="auto"/>
              <w:rPr/>
            </w:pPr>
            <w:r w:rsidDel="00000000" w:rsidR="00000000" w:rsidRPr="00000000">
              <w:rPr>
                <w:rtl w:val="0"/>
              </w:rPr>
              <w:t xml:space="preserve">Organization introduces process/entitlements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D">
            <w:pPr>
              <w:spacing w:line="240" w:lineRule="auto"/>
              <w:rPr/>
            </w:pPr>
            <w:r w:rsidDel="00000000" w:rsidR="00000000" w:rsidRPr="00000000">
              <w:rPr>
                <w:rtl w:val="0"/>
              </w:rPr>
              <w:t xml:space="preserve">Enablement/demo</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E">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5F">
            <w:pPr>
              <w:spacing w:line="240" w:lineRule="auto"/>
              <w:rPr/>
            </w:pPr>
            <w:r w:rsidDel="00000000" w:rsidR="00000000" w:rsidRPr="00000000">
              <w:rPr>
                <w:rtl w:val="0"/>
              </w:rPr>
              <w:t xml:space="preserve">Sessions to educate customer</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0">
            <w:pPr>
              <w:spacing w:line="240" w:lineRule="auto"/>
              <w:rPr/>
            </w:pPr>
            <w:r w:rsidDel="00000000" w:rsidR="00000000" w:rsidRPr="00000000">
              <w:rPr>
                <w:rtl w:val="0"/>
              </w:rPr>
              <w:t xml:space="preserve">Customer ready for upgrade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1">
            <w:pPr>
              <w:spacing w:line="240" w:lineRule="auto"/>
              <w:rPr/>
            </w:pPr>
            <w:r w:rsidDel="00000000" w:rsidR="00000000" w:rsidRPr="00000000">
              <w:rPr>
                <w:rtl w:val="0"/>
              </w:rPr>
              <w:t xml:space="preserve">Customer state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2">
            <w:pPr>
              <w:spacing w:line="240" w:lineRule="auto"/>
              <w:rPr/>
            </w:pPr>
            <w:r w:rsidDel="00000000" w:rsidR="00000000" w:rsidRPr="00000000">
              <w:rPr>
                <w:rtl w:val="0"/>
              </w:rPr>
              <w:t xml:space="preserve">Customer completes requirements for upgrade</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3">
            <w:pPr>
              <w:spacing w:line="240" w:lineRule="auto"/>
              <w:rPr/>
            </w:pPr>
            <w:r w:rsidDel="00000000" w:rsidR="00000000" w:rsidRPr="00000000">
              <w:rPr>
                <w:rtl w:val="0"/>
              </w:rPr>
              <w:t xml:space="preserve">Internal/customer kick-off</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4">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5">
            <w:pPr>
              <w:spacing w:line="240" w:lineRule="auto"/>
              <w:rPr/>
            </w:pPr>
            <w:r w:rsidDel="00000000" w:rsidR="00000000" w:rsidRPr="00000000">
              <w:rPr>
                <w:rtl w:val="0"/>
              </w:rPr>
              <w:t xml:space="preserve">Align on project/upgrade plans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6">
            <w:pPr>
              <w:spacing w:line="240" w:lineRule="auto"/>
              <w:rPr/>
            </w:pPr>
            <w:r w:rsidDel="00000000" w:rsidR="00000000" w:rsidRPr="00000000">
              <w:rPr>
                <w:rtl w:val="0"/>
              </w:rPr>
              <w:t xml:space="preserve">Upgrade &amp; validation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7">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8">
            <w:pPr>
              <w:spacing w:line="240" w:lineRule="auto"/>
              <w:rPr/>
            </w:pPr>
            <w:r w:rsidDel="00000000" w:rsidR="00000000" w:rsidRPr="00000000">
              <w:rPr>
                <w:rtl w:val="0"/>
              </w:rPr>
              <w:t xml:space="preserve">Execution and testing of upgrade</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9">
            <w:pPr>
              <w:spacing w:line="240" w:lineRule="auto"/>
              <w:rPr/>
            </w:pPr>
            <w:r w:rsidDel="00000000" w:rsidR="00000000" w:rsidRPr="00000000">
              <w:rPr>
                <w:rtl w:val="0"/>
              </w:rPr>
              <w:t xml:space="preserve">Upgrade confirmed/readout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A">
            <w:pPr>
              <w:spacing w:line="240" w:lineRule="auto"/>
              <w:rPr/>
            </w:pPr>
            <w:r w:rsidDel="00000000" w:rsidR="00000000" w:rsidRPr="00000000">
              <w:rPr>
                <w:rtl w:val="0"/>
              </w:rPr>
              <w:t xml:space="preserve">Customer &amp; 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B">
            <w:pPr>
              <w:spacing w:line="240" w:lineRule="auto"/>
              <w:rPr/>
            </w:pPr>
            <w:r w:rsidDel="00000000" w:rsidR="00000000" w:rsidRPr="00000000">
              <w:rPr>
                <w:rtl w:val="0"/>
              </w:rPr>
              <w:t xml:space="preserve">Completion, buy-in, and acknowledgment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C">
            <w:pPr>
              <w:spacing w:line="240" w:lineRule="auto"/>
              <w:rPr/>
            </w:pPr>
            <w:r w:rsidDel="00000000" w:rsidR="00000000" w:rsidRPr="00000000">
              <w:rPr>
                <w:rtl w:val="0"/>
              </w:rPr>
              <w:t xml:space="preserve">Tenant decommissioned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D">
            <w:pPr>
              <w:spacing w:line="240" w:lineRule="auto"/>
              <w:rPr/>
            </w:pPr>
            <w:r w:rsidDel="00000000" w:rsidR="00000000" w:rsidRPr="00000000">
              <w:rPr>
                <w:rtl w:val="0"/>
              </w:rPr>
              <w:t xml:space="preserve">Customer state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E">
            <w:pPr>
              <w:spacing w:line="240" w:lineRule="auto"/>
              <w:rPr/>
            </w:pPr>
            <w:r w:rsidDel="00000000" w:rsidR="00000000" w:rsidRPr="00000000">
              <w:rPr>
                <w:rtl w:val="0"/>
              </w:rPr>
              <w:t xml:space="preserve">Old service phase-out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6F">
            <w:pPr>
              <w:spacing w:line="240" w:lineRule="auto"/>
              <w:rPr/>
            </w:pPr>
            <w:r w:rsidDel="00000000" w:rsidR="00000000" w:rsidRPr="00000000">
              <w:rPr>
                <w:rtl w:val="0"/>
              </w:rPr>
              <w:t xml:space="preserve">PS transition to CS/S&amp;O</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0">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1">
            <w:pPr>
              <w:spacing w:line="240" w:lineRule="auto"/>
              <w:rPr/>
            </w:pPr>
            <w:r w:rsidDel="00000000" w:rsidR="00000000" w:rsidRPr="00000000">
              <w:rPr>
                <w:rtl w:val="0"/>
              </w:rPr>
              <w:t xml:space="preserve">Handover to Customer Success/Support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2">
            <w:pPr>
              <w:spacing w:line="240" w:lineRule="auto"/>
              <w:rPr/>
            </w:pPr>
            <w:r w:rsidDel="00000000" w:rsidR="00000000" w:rsidRPr="00000000">
              <w:rPr>
                <w:rtl w:val="0"/>
              </w:rPr>
              <w:t xml:space="preserve">Customer churn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3">
            <w:pPr>
              <w:spacing w:line="240" w:lineRule="auto"/>
              <w:rPr/>
            </w:pPr>
            <w:r w:rsidDel="00000000" w:rsidR="00000000" w:rsidRPr="00000000">
              <w:rPr>
                <w:rtl w:val="0"/>
              </w:rPr>
              <w:t xml:space="preserve">Customer state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4">
            <w:pPr>
              <w:spacing w:line="240" w:lineRule="auto"/>
              <w:rPr/>
            </w:pPr>
            <w:r w:rsidDel="00000000" w:rsidR="00000000" w:rsidRPr="00000000">
              <w:rPr>
                <w:rtl w:val="0"/>
              </w:rPr>
              <w:t xml:space="preserve">Loss of customer if critical steps fail</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5">
            <w:pPr>
              <w:spacing w:line="240" w:lineRule="auto"/>
              <w:rPr/>
            </w:pPr>
            <w:r w:rsidDel="00000000" w:rsidR="00000000" w:rsidRPr="00000000">
              <w:rPr>
                <w:rtl w:val="0"/>
              </w:rPr>
              <w:t xml:space="preserve">Further attempts/gap sessions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6">
            <w:pPr>
              <w:spacing w:line="240" w:lineRule="auto"/>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77">
            <w:pPr>
              <w:spacing w:line="240" w:lineRule="auto"/>
              <w:rPr/>
            </w:pPr>
            <w:r w:rsidDel="00000000" w:rsidR="00000000" w:rsidRPr="00000000">
              <w:rPr>
                <w:rtl w:val="0"/>
              </w:rPr>
              <w:t xml:space="preserve">Remedial steps to address obstacles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Each stage ensures customers are guided toward a successful upgrade while allowing recovery or exit at different points if issues arise.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wl11nh8ypbof" w:id="13"/>
      <w:bookmarkEnd w:id="13"/>
      <w:r w:rsidDel="00000000" w:rsidR="00000000" w:rsidRPr="00000000">
        <w:rPr>
          <w:rtl w:val="0"/>
        </w:rPr>
        <w:t xml:space="preserve">Professional Services Consultant Workflow</w:t>
      </w:r>
    </w:p>
    <w:p w:rsidR="00000000" w:rsidDel="00000000" w:rsidP="00000000" w:rsidRDefault="00000000" w:rsidRPr="00000000" w14:paraId="0000007C">
      <w:pPr>
        <w:rPr/>
      </w:pPr>
      <w:r w:rsidDel="00000000" w:rsidR="00000000" w:rsidRPr="00000000">
        <w:rPr/>
        <w:drawing>
          <wp:inline distB="114300" distT="114300" distL="114300" distR="114300">
            <wp:extent cx="5943600" cy="3035964"/>
            <wp:effectExtent b="0" l="0" r="0" t="0"/>
            <wp:docPr id="2" name="image1.png"/>
            <a:graphic>
              <a:graphicData uri="http://schemas.openxmlformats.org/drawingml/2006/picture">
                <pic:pic>
                  <pic:nvPicPr>
                    <pic:cNvPr id="0" name="image1.png"/>
                    <pic:cNvPicPr preferRelativeResize="0"/>
                  </pic:nvPicPr>
                  <pic:blipFill>
                    <a:blip r:embed="rId7"/>
                    <a:srcRect b="4855" l="0" r="0" t="0"/>
                    <a:stretch>
                      <a:fillRect/>
                    </a:stretch>
                  </pic:blipFill>
                  <pic:spPr>
                    <a:xfrm>
                      <a:off x="0" y="0"/>
                      <a:ext cx="5943600" cy="303596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64f2i05vlott" w:id="14"/>
      <w:bookmarkEnd w:id="14"/>
      <w:r w:rsidDel="00000000" w:rsidR="00000000" w:rsidRPr="00000000">
        <w:rPr>
          <w:rtl w:val="0"/>
        </w:rPr>
        <w:t xml:space="preserve">Automation Available for Upgrade</w:t>
      </w:r>
    </w:p>
    <w:p w:rsidR="00000000" w:rsidDel="00000000" w:rsidP="00000000" w:rsidRDefault="00000000" w:rsidRPr="00000000" w14:paraId="00000080">
      <w:pPr>
        <w:rPr/>
      </w:pPr>
      <w:r w:rsidDel="00000000" w:rsidR="00000000" w:rsidRPr="00000000">
        <w:rPr>
          <w:rtl w:val="0"/>
        </w:rPr>
        <w:t xml:space="preserve">With the release of Cortex Cloud 1.1 in April, comes the release of two automation tools, one built into the Cortex Cloud platform and one custom built by Professional Services. The upgrade tool built into the platform is called the upgrade helper and the upgrade tool built by Professional Services is called the self-service upgrade tool.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Both automation tools, Upgrade Helper and Self-Service Upgrade Tool, have been updated per the release of Cortex Cloud 1.3 in November. The following sections cover what is in scope of both tools for 1.3 release.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7095dbh6e2cw" w:id="15"/>
      <w:bookmarkEnd w:id="15"/>
      <w:r w:rsidDel="00000000" w:rsidR="00000000" w:rsidRPr="00000000">
        <w:rPr>
          <w:rtl w:val="0"/>
        </w:rPr>
        <w:t xml:space="preserve">Upgrade Helper</w:t>
      </w:r>
    </w:p>
    <w:p w:rsidR="00000000" w:rsidDel="00000000" w:rsidP="00000000" w:rsidRDefault="00000000" w:rsidRPr="00000000" w14:paraId="00000085">
      <w:pPr>
        <w:ind w:left="0" w:firstLine="0"/>
        <w:rPr/>
      </w:pPr>
      <w:r w:rsidDel="00000000" w:rsidR="00000000" w:rsidRPr="00000000">
        <w:rPr>
          <w:rtl w:val="0"/>
        </w:rPr>
        <w:t xml:space="preserve">The upgrade helper is a built-in upgrade tool to assist customers once they link their Prisma Cloud Tenant to the Cortex Cloud console. For Cortex Cloud 1.3 release, the upgrade helper will cover the following - </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Ability to connect PC and Cortex Tenants “tenant link feature” </w:t>
      </w:r>
    </w:p>
    <w:p w:rsidR="00000000" w:rsidDel="00000000" w:rsidP="00000000" w:rsidRDefault="00000000" w:rsidRPr="00000000" w14:paraId="00000087">
      <w:pPr>
        <w:numPr>
          <w:ilvl w:val="0"/>
          <w:numId w:val="9"/>
        </w:numPr>
        <w:ind w:left="720" w:hanging="360"/>
        <w:rPr>
          <w:u w:val="none"/>
        </w:rPr>
      </w:pPr>
      <w:r w:rsidDel="00000000" w:rsidR="00000000" w:rsidRPr="00000000">
        <w:rPr>
          <w:rtl w:val="0"/>
        </w:rPr>
        <w:t xml:space="preserve">Copy permission groups &amp; roles (PC) to roles &amp; user groups (CC)</w:t>
      </w:r>
    </w:p>
    <w:p w:rsidR="00000000" w:rsidDel="00000000" w:rsidP="00000000" w:rsidRDefault="00000000" w:rsidRPr="00000000" w14:paraId="00000088">
      <w:pPr>
        <w:ind w:left="720" w:firstLine="0"/>
        <w:rPr>
          <w:i w:val="1"/>
          <w:iCs w:val="1"/>
          <w:highlight w:val="yellow"/>
        </w:rPr>
      </w:pPr>
      <w:r w:rsidDel="00000000" w:rsidR="00000000" w:rsidRPr="00000000">
        <w:rPr>
          <w:i w:val="1"/>
          <w:iCs w:val="1"/>
          <w:highlight w:val="yellow"/>
          <w:rtl w:val="0"/>
        </w:rPr>
        <w:t xml:space="preserve">Please Note: The upgrade helper will not be copying user groups and assigning users to these groups.</w:t>
      </w:r>
      <w:r w:rsidDel="00000000" w:rsidR="00000000" w:rsidRPr="00000000">
        <w:rPr>
          <w:rtl w:val="0"/>
        </w:rPr>
      </w:r>
    </w:p>
    <w:p w:rsidR="00000000" w:rsidDel="00000000" w:rsidP="00000000" w:rsidRDefault="00000000" w:rsidRPr="00000000" w14:paraId="00000089">
      <w:pPr>
        <w:numPr>
          <w:ilvl w:val="0"/>
          <w:numId w:val="9"/>
        </w:numPr>
        <w:ind w:left="720" w:hanging="360"/>
        <w:rPr>
          <w:u w:val="none"/>
        </w:rPr>
      </w:pPr>
      <w:r w:rsidDel="00000000" w:rsidR="00000000" w:rsidRPr="00000000">
        <w:rPr>
          <w:rtl w:val="0"/>
        </w:rPr>
        <w:t xml:space="preserve">Copy custom CSPM policies (PC) to Cloud Posture Security Rules (CC)</w:t>
      </w:r>
    </w:p>
    <w:p w:rsidR="00000000" w:rsidDel="00000000" w:rsidP="00000000" w:rsidRDefault="00000000" w:rsidRPr="00000000" w14:paraId="0000008A">
      <w:pPr>
        <w:numPr>
          <w:ilvl w:val="0"/>
          <w:numId w:val="9"/>
        </w:numPr>
        <w:ind w:left="720" w:hanging="360"/>
        <w:rPr>
          <w:u w:val="none"/>
        </w:rPr>
      </w:pPr>
      <w:r w:rsidDel="00000000" w:rsidR="00000000" w:rsidRPr="00000000">
        <w:rPr>
          <w:rtl w:val="0"/>
        </w:rPr>
        <w:t xml:space="preserve">Including copying over Cloud Security Posture Management (CSPM) out of the box (OOTB) policy status - enabled or disabled. </w:t>
      </w:r>
    </w:p>
    <w:p w:rsidR="00000000" w:rsidDel="00000000" w:rsidP="00000000" w:rsidRDefault="00000000" w:rsidRPr="00000000" w14:paraId="0000008B">
      <w:pPr>
        <w:numPr>
          <w:ilvl w:val="0"/>
          <w:numId w:val="9"/>
        </w:numPr>
        <w:ind w:left="720" w:hanging="360"/>
        <w:rPr>
          <w:u w:val="none"/>
        </w:rPr>
      </w:pPr>
      <w:r w:rsidDel="00000000" w:rsidR="00000000" w:rsidRPr="00000000">
        <w:rPr>
          <w:rtl w:val="0"/>
        </w:rPr>
        <w:t xml:space="preserve">Copy custom CSPM alert rules (PC) to Cloud Posture Security Policies (CC)</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Copy notifications (PC) to automation rules (CC)</w:t>
      </w:r>
    </w:p>
    <w:p w:rsidR="00000000" w:rsidDel="00000000" w:rsidP="00000000" w:rsidRDefault="00000000" w:rsidRPr="00000000" w14:paraId="0000008D">
      <w:pPr>
        <w:numPr>
          <w:ilvl w:val="0"/>
          <w:numId w:val="9"/>
        </w:numPr>
        <w:ind w:left="720" w:hanging="360"/>
        <w:rPr>
          <w:u w:val="none"/>
        </w:rPr>
      </w:pPr>
      <w:r w:rsidDel="00000000" w:rsidR="00000000" w:rsidRPr="00000000">
        <w:rPr>
          <w:rtl w:val="0"/>
        </w:rPr>
        <w:t xml:space="preserve">Copy custom compliance standards (PC) to custom compliance standards (CC)</w:t>
      </w:r>
    </w:p>
    <w:p w:rsidR="00000000" w:rsidDel="00000000" w:rsidP="00000000" w:rsidRDefault="00000000" w:rsidRPr="00000000" w14:paraId="0000008E">
      <w:pPr>
        <w:numPr>
          <w:ilvl w:val="0"/>
          <w:numId w:val="9"/>
        </w:numPr>
        <w:ind w:left="720" w:hanging="360"/>
        <w:rPr>
          <w:u w:val="none"/>
        </w:rPr>
      </w:pPr>
      <w:r w:rsidDel="00000000" w:rsidR="00000000" w:rsidRPr="00000000">
        <w:rPr>
          <w:rtl w:val="0"/>
        </w:rPr>
        <w:t xml:space="preserve">Copy CWP rules &amp; their collections (PC) to CWP policies &amp; asset groups (CC)</w:t>
      </w:r>
    </w:p>
    <w:p w:rsidR="00000000" w:rsidDel="00000000" w:rsidP="00000000" w:rsidRDefault="00000000" w:rsidRPr="00000000" w14:paraId="0000008F">
      <w:pPr>
        <w:numPr>
          <w:ilvl w:val="0"/>
          <w:numId w:val="9"/>
        </w:numPr>
        <w:ind w:left="720" w:hanging="360"/>
        <w:rPr>
          <w:u w:val="none"/>
        </w:rPr>
      </w:pPr>
      <w:r w:rsidDel="00000000" w:rsidR="00000000" w:rsidRPr="00000000">
        <w:rPr>
          <w:rtl w:val="0"/>
        </w:rPr>
        <w:t xml:space="preserve">Copy AppSec Policy Labels (PC) to Application Security Rule Labels (CC)</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Copy AppSec Custom Policies (PC) to Application Security Custom Rules (CC)</w:t>
      </w:r>
    </w:p>
    <w:p w:rsidR="00000000" w:rsidDel="00000000" w:rsidP="00000000" w:rsidRDefault="00000000" w:rsidRPr="00000000" w14:paraId="00000091">
      <w:pPr>
        <w:numPr>
          <w:ilvl w:val="0"/>
          <w:numId w:val="9"/>
        </w:numPr>
        <w:ind w:left="720" w:hanging="360"/>
        <w:rPr>
          <w:u w:val="none"/>
        </w:rPr>
      </w:pPr>
      <w:r w:rsidDel="00000000" w:rsidR="00000000" w:rsidRPr="00000000">
        <w:rPr>
          <w:rtl w:val="0"/>
        </w:rPr>
        <w:t xml:space="preserve">Copy Enforcement Rules (PC) to Application Security Policies (CC)</w:t>
      </w:r>
    </w:p>
    <w:p w:rsidR="00000000" w:rsidDel="00000000" w:rsidP="00000000" w:rsidRDefault="00000000" w:rsidRPr="00000000" w14:paraId="00000092">
      <w:pPr>
        <w:numPr>
          <w:ilvl w:val="0"/>
          <w:numId w:val="9"/>
        </w:numPr>
        <w:ind w:left="720" w:hanging="360"/>
        <w:rPr>
          <w:u w:val="none"/>
        </w:rPr>
      </w:pPr>
      <w:r w:rsidDel="00000000" w:rsidR="00000000" w:rsidRPr="00000000">
        <w:rPr>
          <w:rtl w:val="0"/>
        </w:rPr>
        <w:t xml:space="preserve">Copy Non-default Scanned Branches (PC) for updating Non-default Scanned Branches (CC)</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Copy Git History &amp; Validate Secrets (PC) to Git History &amp; Validate Secrets (CC)</w:t>
      </w:r>
    </w:p>
    <w:p w:rsidR="00000000" w:rsidDel="00000000" w:rsidP="00000000" w:rsidRDefault="00000000" w:rsidRPr="00000000" w14:paraId="00000094">
      <w:pPr>
        <w:numPr>
          <w:ilvl w:val="0"/>
          <w:numId w:val="9"/>
        </w:numPr>
        <w:ind w:left="720" w:hanging="360"/>
        <w:rPr>
          <w:u w:val="none"/>
        </w:rPr>
      </w:pPr>
      <w:r w:rsidDel="00000000" w:rsidR="00000000" w:rsidRPr="00000000">
        <w:rPr>
          <w:rtl w:val="0"/>
        </w:rPr>
        <w:t xml:space="preserve">Copy Developer Suppressions (PC) to Application Security Policies (CC)</w:t>
      </w:r>
    </w:p>
    <w:p w:rsidR="00000000" w:rsidDel="00000000" w:rsidP="00000000" w:rsidRDefault="00000000" w:rsidRPr="00000000" w14:paraId="00000095">
      <w:pPr>
        <w:numPr>
          <w:ilvl w:val="0"/>
          <w:numId w:val="9"/>
        </w:numPr>
        <w:ind w:left="720" w:hanging="360"/>
        <w:rPr>
          <w:u w:val="none"/>
        </w:rPr>
      </w:pPr>
      <w:r w:rsidDel="00000000" w:rsidR="00000000" w:rsidRPr="00000000">
        <w:rPr>
          <w:rtl w:val="0"/>
        </w:rPr>
        <w:t xml:space="preserve">Copy AppDNA Discovery Criteria (PC) to Application Criteria (CC)</w:t>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Please Note: The upgrade helper will not be copying user groups and assigning users to these groups.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ttgxx699i4g" w:id="16"/>
      <w:bookmarkEnd w:id="16"/>
      <w:r w:rsidDel="00000000" w:rsidR="00000000" w:rsidRPr="00000000">
        <w:rPr>
          <w:rtl w:val="0"/>
        </w:rPr>
        <w:t xml:space="preserve">Self-Service Upgrade Tool</w:t>
      </w:r>
    </w:p>
    <w:p w:rsidR="00000000" w:rsidDel="00000000" w:rsidP="00000000" w:rsidRDefault="00000000" w:rsidRPr="00000000" w14:paraId="00000099">
      <w:pPr>
        <w:rPr/>
      </w:pPr>
      <w:r w:rsidDel="00000000" w:rsidR="00000000" w:rsidRPr="00000000">
        <w:rPr>
          <w:rtl w:val="0"/>
        </w:rPr>
        <w:t xml:space="preserve">The self-service upgrade tool is a custom off-the-shelf (COTS) application that was developed by Professional Services to assist with the upgrade activities. This tool requires two access keys and secret keys (one for Prisma Cloud and one for Cortex Cloud) with system administrator privileges. </w:t>
      </w:r>
    </w:p>
    <w:p w:rsidR="00000000" w:rsidDel="00000000" w:rsidP="00000000" w:rsidRDefault="00000000" w:rsidRPr="00000000" w14:paraId="0000009A">
      <w:pPr>
        <w:rPr/>
      </w:pPr>
      <w:r w:rsidDel="00000000" w:rsidR="00000000" w:rsidRPr="00000000">
        <w:rPr>
          <w:rtl w:val="0"/>
        </w:rPr>
        <w:t xml:space="preserve">For the Cortex Cloud 1.3 release, the self-service upgrade tool will cover the following areas -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Cloud Security Posture Management:</w:t>
      </w:r>
    </w:p>
    <w:p w:rsidR="00000000" w:rsidDel="00000000" w:rsidP="00000000" w:rsidRDefault="00000000" w:rsidRPr="00000000" w14:paraId="0000009D">
      <w:pPr>
        <w:numPr>
          <w:ilvl w:val="0"/>
          <w:numId w:val="15"/>
        </w:numPr>
        <w:ind w:left="720" w:hanging="360"/>
        <w:rPr>
          <w:u w:val="none"/>
        </w:rPr>
      </w:pPr>
      <w:r w:rsidDel="00000000" w:rsidR="00000000" w:rsidRPr="00000000">
        <w:rPr>
          <w:rtl w:val="0"/>
        </w:rPr>
        <w:t xml:space="preserve">Resource Lists</w:t>
      </w:r>
    </w:p>
    <w:p w:rsidR="00000000" w:rsidDel="00000000" w:rsidP="00000000" w:rsidRDefault="00000000" w:rsidRPr="00000000" w14:paraId="0000009E">
      <w:pPr>
        <w:numPr>
          <w:ilvl w:val="0"/>
          <w:numId w:val="15"/>
        </w:numPr>
        <w:ind w:left="720" w:hanging="360"/>
        <w:rPr>
          <w:u w:val="none"/>
        </w:rPr>
      </w:pPr>
      <w:r w:rsidDel="00000000" w:rsidR="00000000" w:rsidRPr="00000000">
        <w:rPr>
          <w:rtl w:val="0"/>
        </w:rPr>
        <w:t xml:space="preserve">Account Groups</w:t>
      </w:r>
    </w:p>
    <w:p w:rsidR="00000000" w:rsidDel="00000000" w:rsidP="00000000" w:rsidRDefault="00000000" w:rsidRPr="00000000" w14:paraId="0000009F">
      <w:pPr>
        <w:ind w:left="0" w:firstLine="0"/>
        <w:rPr/>
      </w:pPr>
      <w:r w:rsidDel="00000000" w:rsidR="00000000" w:rsidRPr="00000000">
        <w:rPr>
          <w:rtl w:val="0"/>
        </w:rPr>
        <w:t xml:space="preserve">Cloud Workload Protection (CWP):</w:t>
      </w:r>
    </w:p>
    <w:p w:rsidR="00000000" w:rsidDel="00000000" w:rsidP="00000000" w:rsidRDefault="00000000" w:rsidRPr="00000000" w14:paraId="000000A0">
      <w:pPr>
        <w:numPr>
          <w:ilvl w:val="0"/>
          <w:numId w:val="15"/>
        </w:numPr>
        <w:ind w:left="720" w:hanging="360"/>
        <w:rPr>
          <w:u w:val="none"/>
        </w:rPr>
      </w:pPr>
      <w:r w:rsidDel="00000000" w:rsidR="00000000" w:rsidRPr="00000000">
        <w:rPr>
          <w:rtl w:val="0"/>
        </w:rPr>
        <w:t xml:space="preserve">Collections</w:t>
      </w:r>
    </w:p>
    <w:p w:rsidR="00000000" w:rsidDel="00000000" w:rsidP="00000000" w:rsidRDefault="00000000" w:rsidRPr="00000000" w14:paraId="000000A1">
      <w:pPr>
        <w:numPr>
          <w:ilvl w:val="0"/>
          <w:numId w:val="15"/>
        </w:numPr>
        <w:ind w:left="720" w:hanging="360"/>
        <w:rPr>
          <w:u w:val="none"/>
        </w:rPr>
      </w:pPr>
      <w:r w:rsidDel="00000000" w:rsidR="00000000" w:rsidRPr="00000000">
        <w:rPr>
          <w:rtl w:val="0"/>
        </w:rPr>
        <w:t xml:space="preserve">Vulnerability &amp; Compliance Rules</w:t>
      </w:r>
    </w:p>
    <w:p w:rsidR="00000000" w:rsidDel="00000000" w:rsidP="00000000" w:rsidRDefault="00000000" w:rsidRPr="00000000" w14:paraId="000000A2">
      <w:pPr>
        <w:numPr>
          <w:ilvl w:val="0"/>
          <w:numId w:val="15"/>
        </w:numPr>
        <w:ind w:left="720" w:hanging="360"/>
        <w:rPr>
          <w:u w:val="none"/>
        </w:rPr>
      </w:pPr>
      <w:r w:rsidDel="00000000" w:rsidR="00000000" w:rsidRPr="00000000">
        <w:rPr>
          <w:rtl w:val="0"/>
        </w:rPr>
        <w:t xml:space="preserve">Registry Scan Inventory</w:t>
      </w:r>
    </w:p>
    <w:p w:rsidR="00000000" w:rsidDel="00000000" w:rsidP="00000000" w:rsidRDefault="00000000" w:rsidRPr="00000000" w14:paraId="000000A3">
      <w:pPr>
        <w:numPr>
          <w:ilvl w:val="0"/>
          <w:numId w:val="15"/>
        </w:numPr>
        <w:ind w:left="720" w:hanging="360"/>
        <w:rPr>
          <w:u w:val="none"/>
        </w:rPr>
      </w:pPr>
      <w:r w:rsidDel="00000000" w:rsidR="00000000" w:rsidRPr="00000000">
        <w:rPr>
          <w:rtl w:val="0"/>
        </w:rPr>
        <w:t xml:space="preserve">Exclusions (Tags or CVEs)</w:t>
      </w:r>
    </w:p>
    <w:p w:rsidR="00000000" w:rsidDel="00000000" w:rsidP="00000000" w:rsidRDefault="00000000" w:rsidRPr="00000000" w14:paraId="000000A4">
      <w:pPr>
        <w:ind w:left="0" w:firstLine="0"/>
        <w:rPr/>
      </w:pPr>
      <w:r w:rsidDel="00000000" w:rsidR="00000000" w:rsidRPr="00000000">
        <w:rPr>
          <w:rtl w:val="0"/>
        </w:rPr>
        <w:t xml:space="preserve">Application Security:</w:t>
      </w:r>
    </w:p>
    <w:p w:rsidR="00000000" w:rsidDel="00000000" w:rsidP="00000000" w:rsidRDefault="00000000" w:rsidRPr="00000000" w14:paraId="000000A5">
      <w:pPr>
        <w:numPr>
          <w:ilvl w:val="0"/>
          <w:numId w:val="15"/>
        </w:numPr>
        <w:ind w:left="720" w:hanging="360"/>
        <w:rPr>
          <w:u w:val="none"/>
        </w:rPr>
      </w:pPr>
      <w:r w:rsidDel="00000000" w:rsidR="00000000" w:rsidRPr="00000000">
        <w:rPr>
          <w:rtl w:val="0"/>
        </w:rPr>
        <w:t xml:space="preserve">Custom YAML Policies</w:t>
      </w:r>
    </w:p>
    <w:p w:rsidR="00000000" w:rsidDel="00000000" w:rsidP="00000000" w:rsidRDefault="00000000" w:rsidRPr="00000000" w14:paraId="000000A6">
      <w:pPr>
        <w:numPr>
          <w:ilvl w:val="0"/>
          <w:numId w:val="15"/>
        </w:numPr>
        <w:ind w:left="720" w:hanging="360"/>
        <w:rPr>
          <w:u w:val="none"/>
        </w:rPr>
      </w:pPr>
      <w:r w:rsidDel="00000000" w:rsidR="00000000" w:rsidRPr="00000000">
        <w:rPr>
          <w:rtl w:val="0"/>
        </w:rPr>
        <w:t xml:space="preserve">OOTB Build Policies Labels</w:t>
      </w:r>
    </w:p>
    <w:p w:rsidR="00000000" w:rsidDel="00000000" w:rsidP="00000000" w:rsidRDefault="00000000" w:rsidRPr="00000000" w14:paraId="000000A7">
      <w:pPr>
        <w:numPr>
          <w:ilvl w:val="0"/>
          <w:numId w:val="15"/>
        </w:numPr>
        <w:ind w:left="720" w:hanging="360"/>
        <w:rPr>
          <w:u w:val="none"/>
        </w:rPr>
      </w:pPr>
      <w:r w:rsidDel="00000000" w:rsidR="00000000" w:rsidRPr="00000000">
        <w:rPr>
          <w:rtl w:val="0"/>
        </w:rPr>
        <w:t xml:space="preserve">Repository Selection</w:t>
      </w:r>
    </w:p>
    <w:p w:rsidR="00000000" w:rsidDel="00000000" w:rsidP="00000000" w:rsidRDefault="00000000" w:rsidRPr="00000000" w14:paraId="000000A8">
      <w:pPr>
        <w:numPr>
          <w:ilvl w:val="0"/>
          <w:numId w:val="15"/>
        </w:numPr>
        <w:ind w:left="720" w:hanging="360"/>
        <w:rPr>
          <w:u w:val="none"/>
        </w:rPr>
      </w:pPr>
      <w:r w:rsidDel="00000000" w:rsidR="00000000" w:rsidRPr="00000000">
        <w:rPr>
          <w:rtl w:val="0"/>
        </w:rPr>
        <w:t xml:space="preserve">Enforcement Rules</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Developer Suppression</w:t>
      </w:r>
    </w:p>
    <w:p w:rsidR="00000000" w:rsidDel="00000000" w:rsidP="00000000" w:rsidRDefault="00000000" w:rsidRPr="00000000" w14:paraId="000000AA">
      <w:pPr>
        <w:numPr>
          <w:ilvl w:val="0"/>
          <w:numId w:val="15"/>
        </w:numPr>
        <w:ind w:left="720" w:hanging="360"/>
        <w:rPr>
          <w:u w:val="none"/>
        </w:rPr>
      </w:pPr>
      <w:r w:rsidDel="00000000" w:rsidR="00000000" w:rsidRPr="00000000">
        <w:rPr>
          <w:rtl w:val="0"/>
        </w:rPr>
        <w:t xml:space="preserve">Validate Secrets</w:t>
      </w:r>
    </w:p>
    <w:p w:rsidR="00000000" w:rsidDel="00000000" w:rsidP="00000000" w:rsidRDefault="00000000" w:rsidRPr="00000000" w14:paraId="000000AB">
      <w:pPr>
        <w:numPr>
          <w:ilvl w:val="0"/>
          <w:numId w:val="15"/>
        </w:numPr>
        <w:ind w:left="720" w:hanging="360"/>
        <w:rPr>
          <w:u w:val="none"/>
        </w:rPr>
      </w:pPr>
      <w:r w:rsidDel="00000000" w:rsidR="00000000" w:rsidRPr="00000000">
        <w:rPr>
          <w:rtl w:val="0"/>
        </w:rPr>
        <w:t xml:space="preserve">Secrets History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b802d4bjfg46" w:id="17"/>
      <w:bookmarkEnd w:id="17"/>
      <w:r w:rsidDel="00000000" w:rsidR="00000000" w:rsidRPr="00000000">
        <w:rPr>
          <w:rtl w:val="0"/>
        </w:rPr>
        <w:t xml:space="preserve">Cortex Cloud Upgrade Plan - Professional Services Upgrade Path</w:t>
      </w:r>
    </w:p>
    <w:p w:rsidR="00000000" w:rsidDel="00000000" w:rsidP="00000000" w:rsidRDefault="00000000" w:rsidRPr="00000000" w14:paraId="000000AE">
      <w:pPr>
        <w:pStyle w:val="Heading2"/>
        <w:rPr/>
      </w:pPr>
      <w:bookmarkStart w:colFirst="0" w:colLast="0" w:name="_3pj26h3c8bsh" w:id="18"/>
      <w:bookmarkEnd w:id="18"/>
      <w:r w:rsidDel="00000000" w:rsidR="00000000" w:rsidRPr="00000000">
        <w:rPr>
          <w:rtl w:val="0"/>
        </w:rPr>
        <w:t xml:space="preserve">Overview of Project Plan Modules</w:t>
      </w:r>
    </w:p>
    <w:p w:rsidR="00000000" w:rsidDel="00000000" w:rsidP="00000000" w:rsidRDefault="00000000" w:rsidRPr="00000000" w14:paraId="000000AF">
      <w:pPr>
        <w:rPr/>
      </w:pPr>
      <w:r w:rsidDel="00000000" w:rsidR="00000000" w:rsidRPr="00000000">
        <w:rPr>
          <w:rtl w:val="0"/>
        </w:rPr>
        <w:t xml:space="preserve">The project plan consists of eight modules, each representing a key phase or capability in the Cortex Cloud upgrade process: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7"/>
        </w:numPr>
        <w:ind w:left="720" w:hanging="360"/>
      </w:pPr>
      <w:r w:rsidDel="00000000" w:rsidR="00000000" w:rsidRPr="00000000">
        <w:rPr>
          <w:rtl w:val="0"/>
        </w:rPr>
        <w:t xml:space="preserve">Cortex Cloud Upgrade – Kick Off: Initiation and planning for the upgrade.</w:t>
      </w:r>
    </w:p>
    <w:p w:rsidR="00000000" w:rsidDel="00000000" w:rsidP="00000000" w:rsidRDefault="00000000" w:rsidRPr="00000000" w14:paraId="000000B2">
      <w:pPr>
        <w:numPr>
          <w:ilvl w:val="0"/>
          <w:numId w:val="17"/>
        </w:numPr>
        <w:ind w:left="720" w:hanging="360"/>
      </w:pPr>
      <w:r w:rsidDel="00000000" w:rsidR="00000000" w:rsidRPr="00000000">
        <w:rPr>
          <w:rtl w:val="0"/>
        </w:rPr>
        <w:t xml:space="preserve">Platform: Core platform enhancements and foundational upgrades.</w:t>
      </w:r>
    </w:p>
    <w:p w:rsidR="00000000" w:rsidDel="00000000" w:rsidP="00000000" w:rsidRDefault="00000000" w:rsidRPr="00000000" w14:paraId="000000B3">
      <w:pPr>
        <w:numPr>
          <w:ilvl w:val="0"/>
          <w:numId w:val="17"/>
        </w:numPr>
        <w:ind w:left="720" w:hanging="360"/>
      </w:pPr>
      <w:r w:rsidDel="00000000" w:rsidR="00000000" w:rsidRPr="00000000">
        <w:rPr>
          <w:rtl w:val="0"/>
        </w:rPr>
        <w:t xml:space="preserve">Cloud Security Posture Management (CSPM): Tools and processes to monitor and remediate misconfigurations, ensuring cloud </w:t>
      </w:r>
      <w:ins w:author="Miguel Hernes" w:id="2" w:date="2026-05-26T14:30:35Z">
        <w:r w:rsidDel="00000000" w:rsidR="00000000" w:rsidRPr="00000000">
          <w:rPr>
            <w:rtl w:val="0"/>
          </w:rPr>
          <w:t xml:space="preserve"> </w:t>
        </w:r>
      </w:ins>
      <w:r w:rsidDel="00000000" w:rsidR="00000000" w:rsidRPr="00000000">
        <w:rPr>
          <w:rtl w:val="0"/>
        </w:rPr>
        <w:t xml:space="preserve">environments align with security best practices and compliance requirements.</w:t>
      </w:r>
    </w:p>
    <w:p w:rsidR="00000000" w:rsidDel="00000000" w:rsidP="00000000" w:rsidRDefault="00000000" w:rsidRPr="00000000" w14:paraId="000000B4">
      <w:pPr>
        <w:numPr>
          <w:ilvl w:val="0"/>
          <w:numId w:val="17"/>
        </w:numPr>
        <w:ind w:left="720" w:hanging="360"/>
      </w:pPr>
      <w:r w:rsidDel="00000000" w:rsidR="00000000" w:rsidRPr="00000000">
        <w:rPr>
          <w:rtl w:val="0"/>
        </w:rPr>
        <w:t xml:space="preserve">Cloud Infrastructure Entitlement Management (CIEM): Management and auditing of cloud permissions and entitlements, focusing on least-privilege access and risk reduction across multicloud environments.</w:t>
      </w:r>
    </w:p>
    <w:p w:rsidR="00000000" w:rsidDel="00000000" w:rsidP="00000000" w:rsidRDefault="00000000" w:rsidRPr="00000000" w14:paraId="000000B5">
      <w:pPr>
        <w:numPr>
          <w:ilvl w:val="0"/>
          <w:numId w:val="17"/>
        </w:numPr>
        <w:ind w:left="720" w:hanging="360"/>
      </w:pPr>
      <w:r w:rsidDel="00000000" w:rsidR="00000000" w:rsidRPr="00000000">
        <w:rPr>
          <w:rtl w:val="0"/>
        </w:rPr>
        <w:t xml:space="preserve">Data Security Posture Management &amp; AI-Security Posture Management (DSPM/AI-SPM): Protection and monitoring of sensitive data in the cloud, leveraging AI to prioritize and remediate data-related risks.</w:t>
      </w:r>
    </w:p>
    <w:p w:rsidR="00000000" w:rsidDel="00000000" w:rsidP="00000000" w:rsidRDefault="00000000" w:rsidRPr="00000000" w14:paraId="000000B6">
      <w:pPr>
        <w:numPr>
          <w:ilvl w:val="0"/>
          <w:numId w:val="17"/>
        </w:numPr>
        <w:ind w:left="720" w:hanging="360"/>
      </w:pPr>
      <w:r w:rsidDel="00000000" w:rsidR="00000000" w:rsidRPr="00000000">
        <w:rPr>
          <w:rtl w:val="0"/>
        </w:rPr>
        <w:t xml:space="preserve">Cloud Workload Protection (Runtime Security/CWP): Real-time monitoring and defense of cloud workloads, including runtime threat detection and automated response.</w:t>
      </w:r>
    </w:p>
    <w:p w:rsidR="00000000" w:rsidDel="00000000" w:rsidP="00000000" w:rsidRDefault="00000000" w:rsidRPr="00000000" w14:paraId="000000B7">
      <w:pPr>
        <w:numPr>
          <w:ilvl w:val="0"/>
          <w:numId w:val="17"/>
        </w:numPr>
        <w:ind w:left="720" w:hanging="360"/>
      </w:pPr>
      <w:r w:rsidDel="00000000" w:rsidR="00000000" w:rsidRPr="00000000">
        <w:rPr>
          <w:rtl w:val="0"/>
        </w:rPr>
        <w:t xml:space="preserve">Application Security Posture Management (ASPM): Securing applications from development through deployment, integrating with engineering pipelines to prevent vulnerabilities at the source.</w:t>
      </w:r>
    </w:p>
    <w:p w:rsidR="00000000" w:rsidDel="00000000" w:rsidP="00000000" w:rsidRDefault="00000000" w:rsidRPr="00000000" w14:paraId="000000B8">
      <w:pPr>
        <w:numPr>
          <w:ilvl w:val="0"/>
          <w:numId w:val="17"/>
        </w:numPr>
        <w:ind w:left="720" w:hanging="360"/>
      </w:pPr>
      <w:r w:rsidDel="00000000" w:rsidR="00000000" w:rsidRPr="00000000">
        <w:rPr>
          <w:rtl w:val="0"/>
        </w:rPr>
        <w:t xml:space="preserve">Validation for Cortex Cloud – Upgrade Complete: Final validation to ensure all upgrade objectives are met and the environment is fully operational.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4"/>
        <w:rPr/>
      </w:pPr>
      <w:bookmarkStart w:colFirst="0" w:colLast="0" w:name="_2pakik5p087l" w:id="19"/>
      <w:bookmarkEnd w:id="19"/>
      <w:r w:rsidDel="00000000" w:rsidR="00000000" w:rsidRPr="00000000">
        <w:rPr>
          <w:rtl w:val="0"/>
        </w:rPr>
        <w:t xml:space="preserve">Scope Considerations</w:t>
      </w:r>
    </w:p>
    <w:p w:rsidR="00000000" w:rsidDel="00000000" w:rsidP="00000000" w:rsidRDefault="00000000" w:rsidRPr="00000000" w14:paraId="000000BB">
      <w:pPr>
        <w:rPr/>
      </w:pPr>
      <w:r w:rsidDel="00000000" w:rsidR="00000000" w:rsidRPr="00000000">
        <w:rPr>
          <w:rtl w:val="0"/>
        </w:rPr>
        <w:t xml:space="preserve">The specific components included in the upgrade depend on which features are currently in use within Prisma Cloud and are present in the existing Cortex Cloud deployment. The transition to Cortex Cloud is designed to be seamless for Prisma Cloud customers, preserving existing investments while introducing enhanced capabilities such as AI-powered risk prioritization, automated remediation,</w:t>
      </w:r>
      <w:ins w:author="Purushotham Reddy" w:id="3" w:date="2026-03-13T08:50:32Z">
        <w:r w:rsidDel="00000000" w:rsidR="00000000" w:rsidRPr="00000000">
          <w:rPr>
            <w:rtl w:val="0"/>
          </w:rPr>
          <w:t xml:space="preserve">a</w:t>
        </w:r>
      </w:ins>
      <w:r w:rsidDel="00000000" w:rsidR="00000000" w:rsidRPr="00000000">
        <w:rPr>
          <w:rtl w:val="0"/>
        </w:rPr>
        <w:t xml:space="preserve"> and</w:t>
      </w:r>
      <w:r w:rsidDel="00000000" w:rsidR="00000000" w:rsidRPr="00000000">
        <w:rPr>
          <w:rtl w:val="0"/>
        </w:rPr>
        <w:t xml:space="preserve"> a unified user experience across all modules.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pPr>
      <w:bookmarkStart w:colFirst="0" w:colLast="0" w:name="_5shs5gx12lf4" w:id="20"/>
      <w:bookmarkEnd w:id="20"/>
      <w:r w:rsidDel="00000000" w:rsidR="00000000" w:rsidRPr="00000000">
        <w:rPr>
          <w:rtl w:val="0"/>
        </w:rPr>
        <w:t xml:space="preserve">Task Order Considerations</w:t>
      </w:r>
    </w:p>
    <w:p w:rsidR="00000000" w:rsidDel="00000000" w:rsidP="00000000" w:rsidRDefault="00000000" w:rsidRPr="00000000" w14:paraId="000000BE">
      <w:pPr>
        <w:rPr/>
      </w:pPr>
      <w:r w:rsidDel="00000000" w:rsidR="00000000" w:rsidRPr="00000000">
        <w:rPr>
          <w:rtl w:val="0"/>
        </w:rPr>
        <w:t xml:space="preserve">Tasks in each module are organized in the order of operations to accomplish a successful upgrade experience. For example, within the Platform module the task to disable cloud service providers from Prisma Cloud must occur prior to onboarding cloud service providers as data sources within Cortex Cloud. If the customer has any questions/concerns regarding the data source onboarding/disabling process please reach out to Professional Services.</w:t>
      </w:r>
    </w:p>
    <w:p w:rsidR="00000000" w:rsidDel="00000000" w:rsidP="00000000" w:rsidRDefault="00000000" w:rsidRPr="00000000" w14:paraId="000000BF">
      <w:pPr>
        <w:pStyle w:val="Heading3"/>
        <w:rPr/>
      </w:pPr>
      <w:bookmarkStart w:colFirst="0" w:colLast="0" w:name="_ojscdf70iw42" w:id="21"/>
      <w:bookmarkEnd w:id="21"/>
      <w:r w:rsidDel="00000000" w:rsidR="00000000" w:rsidRPr="00000000">
        <w:rPr>
          <w:rtl w:val="0"/>
        </w:rPr>
        <w:t xml:space="preserve">Cortex Cloud Upgrade - Kick Off</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55"/>
        <w:gridCol w:w="3705"/>
        <w:gridCol w:w="1935"/>
        <w:gridCol w:w="1305"/>
        <w:tblGridChange w:id="0">
          <w:tblGrid>
            <w:gridCol w:w="720"/>
            <w:gridCol w:w="1455"/>
            <w:gridCol w:w="3705"/>
            <w:gridCol w:w="1935"/>
            <w:gridCol w:w="1305"/>
          </w:tblGrid>
        </w:tblGridChange>
      </w:tblGrid>
      <w:tr>
        <w:trPr>
          <w:cantSplit w:val="0"/>
          <w:trHeight w:val="400" w:hRule="atLeast"/>
          <w:tblHeader w:val="1"/>
        </w:trPr>
        <w:tc>
          <w:tcPr>
            <w:gridSpan w:val="5"/>
            <w:tcBorders>
              <w:top w:color="ffffff" w:space="0" w:sz="8" w:val="single"/>
              <w:left w:color="ffffff" w:space="0" w:sz="8" w:val="single"/>
              <w:bottom w:color="ffffff" w:space="0" w:sz="8" w:val="single"/>
              <w:right w:color="ffffff" w:space="0" w:sz="8" w:val="single"/>
            </w:tcBorders>
            <w:shd w:fill="1a9988" w:val="clear"/>
            <w:tcMar>
              <w:top w:w="40.0" w:type="dxa"/>
              <w:left w:w="40.0" w:type="dxa"/>
              <w:bottom w:w="40.0" w:type="dxa"/>
              <w:right w:w="40.0" w:type="dxa"/>
            </w:tcMar>
            <w:vAlign w:val="center"/>
          </w:tcPr>
          <w:p w:rsidR="00000000" w:rsidDel="00000000" w:rsidP="00000000" w:rsidRDefault="00000000" w:rsidRPr="00000000" w14:paraId="000000C0">
            <w:pPr>
              <w:rPr>
                <w:rFonts w:ascii="Verdana" w:cs="Verdana" w:eastAsia="Verdana" w:hAnsi="Verdana"/>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0. Cortex Cloud Upgrade - Kick Off</w:t>
            </w:r>
            <w:r w:rsidDel="00000000" w:rsidR="00000000" w:rsidRPr="00000000">
              <w:rPr>
                <w:rtl w:val="0"/>
              </w:rPr>
            </w:r>
          </w:p>
        </w:tc>
      </w:tr>
      <w:tr>
        <w:trPr>
          <w:cantSplit w:val="0"/>
          <w:trHeight w:val="31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jc w:val="center"/>
              <w:rPr>
                <w:sz w:val="16"/>
                <w:szCs w:val="16"/>
              </w:rPr>
            </w:pPr>
            <w:r w:rsidDel="00000000" w:rsidR="00000000" w:rsidRPr="00000000">
              <w:rPr>
                <w:sz w:val="16"/>
                <w:szCs w:val="16"/>
                <w:rtl w:val="0"/>
              </w:rPr>
              <w:t xml:space="preserve">0.0.0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jc w:val="center"/>
              <w:rPr>
                <w:sz w:val="16"/>
                <w:szCs w:val="16"/>
              </w:rPr>
            </w:pPr>
            <w:r w:rsidDel="00000000" w:rsidR="00000000" w:rsidRPr="00000000">
              <w:rPr>
                <w:sz w:val="16"/>
                <w:szCs w:val="16"/>
                <w:rtl w:val="0"/>
              </w:rPr>
              <w:t xml:space="preserve">Upgrade Kickoff</w:t>
            </w:r>
            <w:r w:rsidDel="00000000" w:rsidR="00000000" w:rsidRPr="00000000">
              <w:rPr>
                <w:rtl w:val="0"/>
              </w:rPr>
            </w:r>
          </w:p>
        </w:tc>
        <w:tc>
          <w:tcPr>
            <w:tcBorders>
              <w:top w:color="ffffff" w:space="0" w:sz="8" w:val="single"/>
              <w:left w:color="ffffff" w:space="0" w:sz="8" w:val="single"/>
              <w:bottom w:color="000000" w:space="0" w:sz="0" w:val="nil"/>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sz w:val="16"/>
                <w:szCs w:val="16"/>
              </w:rPr>
            </w:pPr>
            <w:r w:rsidDel="00000000" w:rsidR="00000000" w:rsidRPr="00000000">
              <w:rPr>
                <w:sz w:val="16"/>
                <w:szCs w:val="16"/>
                <w:rtl w:val="0"/>
              </w:rPr>
              <w:t xml:space="preserve">Kick Off Call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jc w:val="center"/>
              <w:rPr>
                <w:sz w:val="16"/>
                <w:szCs w:val="16"/>
              </w:rPr>
            </w:pPr>
            <w:r w:rsidDel="00000000" w:rsidR="00000000" w:rsidRPr="00000000">
              <w:rPr>
                <w:color w:val="473821"/>
                <w:sz w:val="16"/>
                <w:szCs w:val="16"/>
                <w:rtl w:val="0"/>
              </w:rPr>
              <w:t xml:space="preserve">Kickoff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9">
            <w:pPr>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jc w:val="center"/>
              <w:rPr>
                <w:sz w:val="16"/>
                <w:szCs w:val="16"/>
              </w:rPr>
            </w:pPr>
            <w:r w:rsidDel="00000000" w:rsidR="00000000" w:rsidRPr="00000000">
              <w:rPr>
                <w:sz w:val="16"/>
                <w:szCs w:val="16"/>
                <w:rtl w:val="0"/>
              </w:rPr>
              <w:t xml:space="preserve">0.1.0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jc w:val="center"/>
              <w:rPr>
                <w:sz w:val="16"/>
                <w:szCs w:val="16"/>
              </w:rPr>
            </w:pPr>
            <w:r w:rsidDel="00000000" w:rsidR="00000000" w:rsidRPr="00000000">
              <w:rPr>
                <w:sz w:val="16"/>
                <w:szCs w:val="16"/>
                <w:rtl w:val="0"/>
              </w:rPr>
              <w:t xml:space="preserve">Upgrade Kickoff</w:t>
            </w:r>
            <w:r w:rsidDel="00000000" w:rsidR="00000000" w:rsidRPr="00000000">
              <w:rPr>
                <w:rtl w:val="0"/>
              </w:rPr>
            </w:r>
          </w:p>
        </w:tc>
        <w:tc>
          <w:tcPr>
            <w:tcBorders>
              <w:top w:color="000000" w:space="0" w:sz="0" w:val="nil"/>
              <w:left w:color="ffffff" w:space="0" w:sz="8" w:val="single"/>
              <w:bottom w:color="000000" w:space="0" w:sz="0" w:val="nil"/>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sz w:val="16"/>
                <w:szCs w:val="16"/>
              </w:rPr>
            </w:pPr>
            <w:r w:rsidDel="00000000" w:rsidR="00000000" w:rsidRPr="00000000">
              <w:rPr>
                <w:sz w:val="16"/>
                <w:szCs w:val="16"/>
                <w:rtl w:val="0"/>
              </w:rPr>
              <w:t xml:space="preserve">Activate Cortex Cloud and Link Prisma Cloud Tenant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D">
            <w:pPr>
              <w:jc w:val="center"/>
              <w:rPr>
                <w:sz w:val="16"/>
                <w:szCs w:val="16"/>
              </w:rPr>
            </w:pPr>
            <w:r w:rsidDel="00000000" w:rsidR="00000000" w:rsidRPr="00000000">
              <w:rPr>
                <w:color w:val="473821"/>
                <w:sz w:val="16"/>
                <w:szCs w:val="16"/>
                <w:rtl w:val="0"/>
              </w:rPr>
              <w:t xml:space="preserve">Kickoff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31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F">
            <w:pPr>
              <w:jc w:val="center"/>
              <w:rPr>
                <w:sz w:val="16"/>
                <w:szCs w:val="16"/>
              </w:rPr>
            </w:pPr>
            <w:r w:rsidDel="00000000" w:rsidR="00000000" w:rsidRPr="00000000">
              <w:rPr>
                <w:sz w:val="16"/>
                <w:szCs w:val="16"/>
                <w:rtl w:val="0"/>
              </w:rPr>
              <w:t xml:space="preserve">0.2.0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0">
            <w:pPr>
              <w:jc w:val="center"/>
              <w:rPr>
                <w:sz w:val="16"/>
                <w:szCs w:val="16"/>
              </w:rPr>
            </w:pPr>
            <w:r w:rsidDel="00000000" w:rsidR="00000000" w:rsidRPr="00000000">
              <w:rPr>
                <w:sz w:val="16"/>
                <w:szCs w:val="16"/>
                <w:rtl w:val="0"/>
              </w:rPr>
              <w:t xml:space="preserve">Upgrade Kickoff</w:t>
            </w:r>
            <w:r w:rsidDel="00000000" w:rsidR="00000000" w:rsidRPr="00000000">
              <w:rPr>
                <w:rtl w:val="0"/>
              </w:rPr>
            </w:r>
          </w:p>
        </w:tc>
        <w:tc>
          <w:tcPr>
            <w:tcBorders>
              <w:top w:color="000000" w:space="0" w:sz="0" w:val="nil"/>
              <w:left w:color="ffffff" w:space="0" w:sz="8" w:val="single"/>
              <w:bottom w:color="000000" w:space="0" w:sz="0" w:val="nil"/>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16"/>
                <w:szCs w:val="16"/>
              </w:rPr>
            </w:pPr>
            <w:r w:rsidDel="00000000" w:rsidR="00000000" w:rsidRPr="00000000">
              <w:rPr>
                <w:sz w:val="16"/>
                <w:szCs w:val="16"/>
                <w:rtl w:val="0"/>
              </w:rPr>
              <w:t xml:space="preserve">Upgrade Tool Overview and Capabilities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jc w:val="center"/>
              <w:rPr>
                <w:sz w:val="16"/>
                <w:szCs w:val="16"/>
              </w:rPr>
            </w:pPr>
            <w:r w:rsidDel="00000000" w:rsidR="00000000" w:rsidRPr="00000000">
              <w:rPr>
                <w:color w:val="473821"/>
                <w:sz w:val="16"/>
                <w:szCs w:val="16"/>
                <w:rtl w:val="0"/>
              </w:rPr>
              <w:t xml:space="preserve">Education/Awareness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4">
            <w:pPr>
              <w:jc w:val="center"/>
              <w:rPr>
                <w:sz w:val="16"/>
                <w:szCs w:val="16"/>
              </w:rPr>
            </w:pPr>
            <w:r w:rsidDel="00000000" w:rsidR="00000000" w:rsidRPr="00000000">
              <w:rPr>
                <w:sz w:val="16"/>
                <w:szCs w:val="16"/>
                <w:rtl w:val="0"/>
              </w:rPr>
              <w:t xml:space="preserve">0.3.0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jc w:val="center"/>
              <w:rPr>
                <w:sz w:val="16"/>
                <w:szCs w:val="16"/>
              </w:rPr>
            </w:pPr>
            <w:r w:rsidDel="00000000" w:rsidR="00000000" w:rsidRPr="00000000">
              <w:rPr>
                <w:sz w:val="16"/>
                <w:szCs w:val="16"/>
                <w:rtl w:val="0"/>
              </w:rPr>
              <w:t xml:space="preserve">Upgrade Kickoff</w:t>
            </w:r>
            <w:r w:rsidDel="00000000" w:rsidR="00000000" w:rsidRPr="00000000">
              <w:rPr>
                <w:rtl w:val="0"/>
              </w:rPr>
            </w:r>
          </w:p>
        </w:tc>
        <w:tc>
          <w:tcPr>
            <w:tcBorders>
              <w:top w:color="000000" w:space="0" w:sz="0" w:val="nil"/>
              <w:left w:color="ffffff" w:space="0" w:sz="8" w:val="single"/>
              <w:bottom w:color="000000" w:space="0" w:sz="0" w:val="nil"/>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rPr>
                <w:sz w:val="16"/>
                <w:szCs w:val="16"/>
              </w:rPr>
            </w:pPr>
            <w:r w:rsidDel="00000000" w:rsidR="00000000" w:rsidRPr="00000000">
              <w:rPr>
                <w:sz w:val="16"/>
                <w:szCs w:val="16"/>
                <w:rtl w:val="0"/>
              </w:rPr>
              <w:t xml:space="preserve">Configure test Cloud Account and onboard to Cortex Cloud for review/analysis (OPTIONAL)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7">
            <w:pPr>
              <w:jc w:val="center"/>
              <w:rPr>
                <w:sz w:val="16"/>
                <w:szCs w:val="16"/>
              </w:rPr>
            </w:pPr>
            <w:r w:rsidDel="00000000" w:rsidR="00000000" w:rsidRPr="00000000">
              <w:rPr>
                <w:color w:val="473821"/>
                <w:sz w:val="16"/>
                <w:szCs w:val="16"/>
                <w:rtl w:val="0"/>
              </w:rPr>
              <w:t xml:space="preserve">Kickoff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jc w:val="center"/>
              <w:rPr>
                <w:sz w:val="16"/>
                <w:szCs w:val="16"/>
              </w:rPr>
            </w:pPr>
            <w:r w:rsidDel="00000000" w:rsidR="00000000" w:rsidRPr="00000000">
              <w:rPr>
                <w:sz w:val="16"/>
                <w:szCs w:val="16"/>
                <w:rtl w:val="0"/>
              </w:rPr>
              <w:t xml:space="preserve">0.4.0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jc w:val="center"/>
              <w:rPr>
                <w:sz w:val="16"/>
                <w:szCs w:val="16"/>
              </w:rPr>
            </w:pPr>
            <w:r w:rsidDel="00000000" w:rsidR="00000000" w:rsidRPr="00000000">
              <w:rPr>
                <w:sz w:val="16"/>
                <w:szCs w:val="16"/>
                <w:rtl w:val="0"/>
              </w:rPr>
              <w:t xml:space="preserve">Upgrade Kickoff</w:t>
            </w: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sz w:val="16"/>
                <w:szCs w:val="16"/>
              </w:rPr>
            </w:pPr>
            <w:r w:rsidDel="00000000" w:rsidR="00000000" w:rsidRPr="00000000">
              <w:rPr>
                <w:sz w:val="16"/>
                <w:szCs w:val="16"/>
                <w:rtl w:val="0"/>
              </w:rPr>
              <w:t xml:space="preserve">Add users to the Customer Support Portal who would have access to Cortex Cloud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jc w:val="center"/>
              <w:rPr>
                <w:sz w:val="16"/>
                <w:szCs w:val="16"/>
              </w:rPr>
            </w:pPr>
            <w:r w:rsidDel="00000000" w:rsidR="00000000" w:rsidRPr="00000000">
              <w:rPr>
                <w:color w:val="473821"/>
                <w:sz w:val="16"/>
                <w:szCs w:val="16"/>
                <w:rtl w:val="0"/>
              </w:rPr>
              <w:t xml:space="preserve">Kickoff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section covers the initial activities for launching the Cortex Cloud upgrade project, along with the necessary prerequisites that must be completed before beginning the upgrade process.</w:t>
      </w:r>
    </w:p>
    <w:p w:rsidR="00000000" w:rsidDel="00000000" w:rsidP="00000000" w:rsidRDefault="00000000" w:rsidRPr="00000000" w14:paraId="000000E0">
      <w:pPr>
        <w:pStyle w:val="Heading4"/>
        <w:rPr/>
      </w:pPr>
      <w:bookmarkStart w:colFirst="0" w:colLast="0" w:name="_ix14k4f6j6gh" w:id="22"/>
      <w:bookmarkEnd w:id="22"/>
      <w:r w:rsidDel="00000000" w:rsidR="00000000" w:rsidRPr="00000000">
        <w:rPr>
          <w:rtl w:val="0"/>
        </w:rPr>
        <w:t xml:space="preserve">Task Definitions</w:t>
      </w:r>
    </w:p>
    <w:p w:rsidR="00000000" w:rsidDel="00000000" w:rsidP="00000000" w:rsidRDefault="00000000" w:rsidRPr="00000000" w14:paraId="000000E1">
      <w:pPr>
        <w:numPr>
          <w:ilvl w:val="0"/>
          <w:numId w:val="11"/>
        </w:numPr>
        <w:ind w:left="720" w:hanging="360"/>
      </w:pPr>
      <w:r w:rsidDel="00000000" w:rsidR="00000000" w:rsidRPr="00000000">
        <w:rPr>
          <w:b w:val="1"/>
          <w:bCs w:val="1"/>
          <w:rtl w:val="0"/>
        </w:rPr>
        <w:t xml:space="preserve">Kickoff Call</w:t>
      </w:r>
      <w:r w:rsidDel="00000000" w:rsidR="00000000" w:rsidRPr="00000000">
        <w:rPr>
          <w:rtl w:val="0"/>
        </w:rPr>
        <w:t xml:space="preserve">: The Project kick off officially starts after the kickoff call has occurred. During this call, the Professional Services consultant, the Project Manager, and the customer will meet to launch the upgrade activities. The project plan will be reviewed and the scope of work for the upgrade will be confirmed with all parties.</w:t>
      </w:r>
    </w:p>
    <w:p w:rsidR="00000000" w:rsidDel="00000000" w:rsidP="00000000" w:rsidRDefault="00000000" w:rsidRPr="00000000" w14:paraId="000000E2">
      <w:pPr>
        <w:numPr>
          <w:ilvl w:val="0"/>
          <w:numId w:val="11"/>
        </w:numPr>
        <w:ind w:left="720" w:hanging="360"/>
      </w:pPr>
      <w:r w:rsidDel="00000000" w:rsidR="00000000" w:rsidRPr="00000000">
        <w:rPr>
          <w:b w:val="1"/>
          <w:bCs w:val="1"/>
          <w:rtl w:val="0"/>
        </w:rPr>
        <w:t xml:space="preserve">Activate Cortex Cloud and Link Prisma Cloud Tenant</w:t>
      </w:r>
      <w:r w:rsidDel="00000000" w:rsidR="00000000" w:rsidRPr="00000000">
        <w:rPr>
          <w:rtl w:val="0"/>
        </w:rPr>
        <w:t xml:space="preserve">: The customer must first activate their Cortex Cloud tenant using the activation email before any upgrade activities can start. Once the tenant is confirmed as active, a Professional Services consultant will assist the customer in linking their Prisma Cloud tenant to the Cortex Cloud tenant.</w:t>
      </w:r>
    </w:p>
    <w:p w:rsidR="00000000" w:rsidDel="00000000" w:rsidP="00000000" w:rsidRDefault="00000000" w:rsidRPr="00000000" w14:paraId="000000E3">
      <w:pPr>
        <w:numPr>
          <w:ilvl w:val="0"/>
          <w:numId w:val="11"/>
        </w:numPr>
        <w:ind w:left="720" w:hanging="360"/>
      </w:pPr>
      <w:r w:rsidDel="00000000" w:rsidR="00000000" w:rsidRPr="00000000">
        <w:rPr>
          <w:b w:val="1"/>
          <w:bCs w:val="1"/>
          <w:rtl w:val="0"/>
        </w:rPr>
        <w:t xml:space="preserve">Upgrade Tool Overview and Capabilities</w:t>
      </w:r>
      <w:r w:rsidDel="00000000" w:rsidR="00000000" w:rsidRPr="00000000">
        <w:rPr>
          <w:rtl w:val="0"/>
        </w:rPr>
        <w:t xml:space="preserve">: Demonstrate both the in-product upgrade helper and the Professional Services-developed upgrade tool, each designed to streamline the upgrade process.</w:t>
      </w:r>
    </w:p>
    <w:p w:rsidR="00000000" w:rsidDel="00000000" w:rsidP="00000000" w:rsidRDefault="00000000" w:rsidRPr="00000000" w14:paraId="000000E4">
      <w:pPr>
        <w:numPr>
          <w:ilvl w:val="0"/>
          <w:numId w:val="11"/>
        </w:numPr>
        <w:ind w:left="720" w:hanging="360"/>
      </w:pPr>
      <w:r w:rsidDel="00000000" w:rsidR="00000000" w:rsidRPr="00000000">
        <w:rPr>
          <w:b w:val="1"/>
          <w:bCs w:val="1"/>
          <w:rtl w:val="0"/>
        </w:rPr>
        <w:t xml:space="preserve">Configure test Cloud Account and onboard to Cortex Cloud for review/analysis (OPTIONAL)</w:t>
      </w:r>
      <w:r w:rsidDel="00000000" w:rsidR="00000000" w:rsidRPr="00000000">
        <w:rPr>
          <w:rtl w:val="0"/>
        </w:rPr>
        <w:t xml:space="preserve">: Customers can optionally onboard test cloud accounts to familiarize themselves with Cortex Cloud’s user interface and reporting features.</w:t>
      </w:r>
    </w:p>
    <w:p w:rsidR="00000000" w:rsidDel="00000000" w:rsidP="00000000" w:rsidRDefault="00000000" w:rsidRPr="00000000" w14:paraId="000000E5">
      <w:pPr>
        <w:numPr>
          <w:ilvl w:val="0"/>
          <w:numId w:val="11"/>
        </w:numPr>
        <w:ind w:left="720" w:hanging="360"/>
      </w:pPr>
      <w:r w:rsidDel="00000000" w:rsidR="00000000" w:rsidRPr="00000000">
        <w:rPr>
          <w:b w:val="1"/>
          <w:bCs w:val="1"/>
          <w:rtl w:val="0"/>
        </w:rPr>
        <w:t xml:space="preserve">Add users to the Customer Support Portal that would have access to Cortex Cloud</w:t>
      </w:r>
      <w:r w:rsidDel="00000000" w:rsidR="00000000" w:rsidRPr="00000000">
        <w:rPr>
          <w:rtl w:val="0"/>
        </w:rPr>
        <w:t xml:space="preserve">: Customers will add designated users to the customer support portal for Cortex Cloud access, which can be integrated into the organization’s access control procedures.</w:t>
      </w:r>
    </w:p>
    <w:p w:rsidR="00000000" w:rsidDel="00000000" w:rsidP="00000000" w:rsidRDefault="00000000" w:rsidRPr="00000000" w14:paraId="000000E6">
      <w:pPr>
        <w:pStyle w:val="Heading3"/>
        <w:rPr/>
      </w:pPr>
      <w:bookmarkStart w:colFirst="0" w:colLast="0" w:name="_l6lkfbwui9ll" w:id="23"/>
      <w:bookmarkEnd w:id="23"/>
      <w:r w:rsidDel="00000000" w:rsidR="00000000" w:rsidRPr="00000000">
        <w:rPr>
          <w:rtl w:val="0"/>
        </w:rPr>
        <w:t xml:space="preserve">Platform</w:t>
      </w:r>
    </w:p>
    <w:p w:rsidR="00000000" w:rsidDel="00000000" w:rsidP="00000000" w:rsidRDefault="00000000" w:rsidRPr="00000000" w14:paraId="000000E7">
      <w:pPr>
        <w:rPr/>
      </w:pPr>
      <w:r w:rsidDel="00000000" w:rsidR="00000000" w:rsidRPr="00000000">
        <w:rPr>
          <w:rtl w:val="0"/>
        </w:rPr>
        <w:t xml:space="preserve">This section covers the upgrade activities for the new Cortex Cloud platform. Cortex Cloud is an easily extensible platform to consolidate Application Security, Cloud Posture Security, Runtime Security, and Security Operations (SOC). It is enterprise ready for regulated organizations with data residency preserving scanning worldwide. It provides consolidated and flexible reporting for executives and operators for all cloud security postures.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i w:val="1"/>
          <w:iCs w:val="1"/>
        </w:rPr>
      </w:pPr>
      <w:r w:rsidDel="00000000" w:rsidR="00000000" w:rsidRPr="00000000">
        <w:rPr>
          <w:i w:val="1"/>
          <w:iCs w:val="1"/>
          <w:rtl w:val="0"/>
        </w:rPr>
        <w:t xml:space="preserve">Important callouts:</w:t>
      </w:r>
    </w:p>
    <w:p w:rsidR="00000000" w:rsidDel="00000000" w:rsidP="00000000" w:rsidRDefault="00000000" w:rsidRPr="00000000" w14:paraId="000000EA">
      <w:pPr>
        <w:numPr>
          <w:ilvl w:val="0"/>
          <w:numId w:val="14"/>
        </w:numPr>
        <w:ind w:left="720" w:hanging="360"/>
      </w:pPr>
      <w:r w:rsidDel="00000000" w:rsidR="00000000" w:rsidRPr="00000000">
        <w:rPr>
          <w:rtl w:val="0"/>
        </w:rPr>
        <w:t xml:space="preserve">You must first offboard your CSPs from Prisma Cloud prior to onboarding them within Cortex Cloud due to rate limitations and costs.</w:t>
      </w:r>
    </w:p>
    <w:p w:rsidR="00000000" w:rsidDel="00000000" w:rsidP="00000000" w:rsidRDefault="00000000" w:rsidRPr="00000000" w14:paraId="000000EB">
      <w:pPr>
        <w:numPr>
          <w:ilvl w:val="0"/>
          <w:numId w:val="14"/>
        </w:numPr>
        <w:ind w:left="720" w:hanging="360"/>
      </w:pPr>
      <w:r w:rsidDel="00000000" w:rsidR="00000000" w:rsidRPr="00000000">
        <w:rPr>
          <w:rtl w:val="0"/>
        </w:rPr>
        <w:t xml:space="preserve">The “Education session on nomenclature changes from Prisma Cloud to Cortex Cloud” task must cover every module in the scope of the upgrade. </w:t>
      </w:r>
    </w:p>
    <w:p w:rsidR="00000000" w:rsidDel="00000000" w:rsidP="00000000" w:rsidRDefault="00000000" w:rsidRPr="00000000" w14:paraId="000000EC">
      <w:pPr>
        <w:rPr/>
      </w:pPr>
      <w:r w:rsidDel="00000000" w:rsidR="00000000" w:rsidRPr="00000000">
        <w:rPr>
          <w:rtl w:val="0"/>
        </w:rPr>
      </w:r>
    </w:p>
    <w:tbl>
      <w:tblPr>
        <w:tblStyle w:val="Table3"/>
        <w:tblW w:w="9585.0" w:type="dxa"/>
        <w:jc w:val="center"/>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825"/>
        <w:gridCol w:w="1230"/>
        <w:gridCol w:w="3855"/>
        <w:gridCol w:w="2145"/>
        <w:gridCol w:w="1530"/>
        <w:tblGridChange w:id="0">
          <w:tblGrid>
            <w:gridCol w:w="825"/>
            <w:gridCol w:w="1230"/>
            <w:gridCol w:w="3855"/>
            <w:gridCol w:w="2145"/>
            <w:gridCol w:w="1530"/>
          </w:tblGrid>
        </w:tblGridChange>
      </w:tblGrid>
      <w:tr>
        <w:trPr>
          <w:cantSplit w:val="0"/>
          <w:trHeight w:val="315"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0ED">
            <w:pPr>
              <w:widowControl w:val="0"/>
              <w:rPr>
                <w:rFonts w:ascii="Verdana" w:cs="Verdana" w:eastAsia="Verdana" w:hAnsi="Verdana"/>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1. Platform</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jc w:val="center"/>
              <w:rPr>
                <w:sz w:val="16"/>
                <w:szCs w:val="16"/>
              </w:rPr>
            </w:pPr>
            <w:r w:rsidDel="00000000" w:rsidR="00000000" w:rsidRPr="00000000">
              <w:rPr>
                <w:sz w:val="16"/>
                <w:szCs w:val="16"/>
                <w:rtl w:val="0"/>
              </w:rPr>
              <w:t xml:space="preserve">1.0.0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rPr>
                <w:sz w:val="16"/>
                <w:szCs w:val="16"/>
              </w:rPr>
            </w:pPr>
            <w:r w:rsidDel="00000000" w:rsidR="00000000" w:rsidRPr="00000000">
              <w:rPr>
                <w:sz w:val="16"/>
                <w:szCs w:val="16"/>
                <w:rtl w:val="0"/>
              </w:rPr>
              <w:t xml:space="preserve">SSO Integration/Configuration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jc w:val="center"/>
              <w:rPr>
                <w:sz w:val="16"/>
                <w:szCs w:val="16"/>
              </w:rPr>
            </w:pPr>
            <w:r w:rsidDel="00000000" w:rsidR="00000000" w:rsidRPr="00000000">
              <w:rPr>
                <w:sz w:val="16"/>
                <w:szCs w:val="16"/>
                <w:rtl w:val="0"/>
              </w:rPr>
              <w:t xml:space="preserve">1.1.0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rPr>
                <w:sz w:val="16"/>
                <w:szCs w:val="16"/>
              </w:rPr>
            </w:pPr>
            <w:r w:rsidDel="00000000" w:rsidR="00000000" w:rsidRPr="00000000">
              <w:rPr>
                <w:sz w:val="16"/>
                <w:szCs w:val="16"/>
                <w:rtl w:val="0"/>
              </w:rPr>
              <w:t xml:space="preserve">Link Prisma Cloud Tenant to Cortex Cloud Tenant for Upgrade Helper Capabilities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jc w:val="center"/>
              <w:rPr>
                <w:sz w:val="16"/>
                <w:szCs w:val="16"/>
              </w:rPr>
            </w:pPr>
            <w:r w:rsidDel="00000000" w:rsidR="00000000" w:rsidRPr="00000000">
              <w:rPr>
                <w:sz w:val="16"/>
                <w:szCs w:val="16"/>
                <w:rtl w:val="0"/>
              </w:rPr>
              <w:t xml:space="preserve">1.1.1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rPr>
                <w:sz w:val="16"/>
                <w:szCs w:val="16"/>
              </w:rPr>
            </w:pPr>
            <w:r w:rsidDel="00000000" w:rsidR="00000000" w:rsidRPr="00000000">
              <w:rPr>
                <w:sz w:val="16"/>
                <w:szCs w:val="16"/>
                <w:rtl w:val="0"/>
              </w:rPr>
              <w:t xml:space="preserve">Copy permission groups &amp; roles (PC) to roles &amp; user groups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jc w:val="center"/>
              <w:rPr>
                <w:sz w:val="16"/>
                <w:szCs w:val="16"/>
              </w:rPr>
            </w:pPr>
            <w:r w:rsidDel="00000000" w:rsidR="00000000" w:rsidRPr="00000000">
              <w:rPr>
                <w:sz w:val="16"/>
                <w:szCs w:val="16"/>
                <w:rtl w:val="0"/>
              </w:rPr>
              <w:t xml:space="preserve">1.1.2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rPr>
                <w:sz w:val="16"/>
                <w:szCs w:val="16"/>
              </w:rPr>
            </w:pPr>
            <w:r w:rsidDel="00000000" w:rsidR="00000000" w:rsidRPr="00000000">
              <w:rPr>
                <w:sz w:val="16"/>
                <w:szCs w:val="16"/>
                <w:rtl w:val="0"/>
              </w:rPr>
              <w:t xml:space="preserve">Copy custom CSPM policies (PC) to Cloud Posture Security Rules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jc w:val="center"/>
              <w:rPr>
                <w:sz w:val="16"/>
                <w:szCs w:val="16"/>
              </w:rPr>
            </w:pPr>
            <w:r w:rsidDel="00000000" w:rsidR="00000000" w:rsidRPr="00000000">
              <w:rPr>
                <w:sz w:val="16"/>
                <w:szCs w:val="16"/>
                <w:rtl w:val="0"/>
              </w:rPr>
              <w:t xml:space="preserve">1.1.3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rPr>
                <w:sz w:val="16"/>
                <w:szCs w:val="16"/>
              </w:rPr>
            </w:pPr>
            <w:r w:rsidDel="00000000" w:rsidR="00000000" w:rsidRPr="00000000">
              <w:rPr>
                <w:sz w:val="16"/>
                <w:szCs w:val="16"/>
                <w:rtl w:val="0"/>
              </w:rPr>
              <w:t xml:space="preserve">Copy custom CSPM alert rules (PC) to Cloud Posture Security Policies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jc w:val="center"/>
              <w:rPr>
                <w:sz w:val="16"/>
                <w:szCs w:val="16"/>
              </w:rPr>
            </w:pPr>
            <w:r w:rsidDel="00000000" w:rsidR="00000000" w:rsidRPr="00000000">
              <w:rPr>
                <w:sz w:val="16"/>
                <w:szCs w:val="16"/>
                <w:rtl w:val="0"/>
              </w:rPr>
              <w:t xml:space="preserve">1.1.4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rPr>
                <w:sz w:val="16"/>
                <w:szCs w:val="16"/>
              </w:rPr>
            </w:pPr>
            <w:r w:rsidDel="00000000" w:rsidR="00000000" w:rsidRPr="00000000">
              <w:rPr>
                <w:sz w:val="16"/>
                <w:szCs w:val="16"/>
                <w:rtl w:val="0"/>
              </w:rPr>
              <w:t xml:space="preserve">Copy notifications (PC) to automation rules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jc w:val="center"/>
              <w:rPr>
                <w:sz w:val="16"/>
                <w:szCs w:val="16"/>
              </w:rPr>
            </w:pPr>
            <w:r w:rsidDel="00000000" w:rsidR="00000000" w:rsidRPr="00000000">
              <w:rPr>
                <w:sz w:val="16"/>
                <w:szCs w:val="16"/>
                <w:rtl w:val="0"/>
              </w:rPr>
              <w:t xml:space="preserve">1.1.5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rPr>
                <w:sz w:val="16"/>
                <w:szCs w:val="16"/>
              </w:rPr>
            </w:pPr>
            <w:r w:rsidDel="00000000" w:rsidR="00000000" w:rsidRPr="00000000">
              <w:rPr>
                <w:sz w:val="16"/>
                <w:szCs w:val="16"/>
                <w:rtl w:val="0"/>
              </w:rPr>
              <w:t xml:space="preserve">Copy custom compliance standards (PC) to custom compliance standards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jc w:val="center"/>
              <w:rPr>
                <w:sz w:val="16"/>
                <w:szCs w:val="16"/>
              </w:rPr>
            </w:pPr>
            <w:r w:rsidDel="00000000" w:rsidR="00000000" w:rsidRPr="00000000">
              <w:rPr>
                <w:sz w:val="16"/>
                <w:szCs w:val="16"/>
                <w:rtl w:val="0"/>
              </w:rPr>
              <w:t xml:space="preserve">1.1.6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rPr>
                <w:sz w:val="16"/>
                <w:szCs w:val="16"/>
              </w:rPr>
            </w:pPr>
            <w:r w:rsidDel="00000000" w:rsidR="00000000" w:rsidRPr="00000000">
              <w:rPr>
                <w:sz w:val="16"/>
                <w:szCs w:val="16"/>
                <w:rtl w:val="0"/>
              </w:rPr>
              <w:t xml:space="preserve">Copy CWP rules &amp; their collections (PC) to CWP policies &amp; asset groups (CC)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jc w:val="center"/>
              <w:rPr>
                <w:sz w:val="16"/>
                <w:szCs w:val="16"/>
              </w:rPr>
            </w:pPr>
            <w:r w:rsidDel="00000000" w:rsidR="00000000" w:rsidRPr="00000000">
              <w:rPr>
                <w:color w:val="3d3d3d"/>
                <w:sz w:val="16"/>
                <w:szCs w:val="16"/>
                <w:rtl w:val="0"/>
              </w:rPr>
              <w:t xml:space="preserve">Upgrade Helper</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jc w:val="center"/>
              <w:rPr>
                <w:sz w:val="16"/>
                <w:szCs w:val="16"/>
              </w:rPr>
            </w:pPr>
            <w:r w:rsidDel="00000000" w:rsidR="00000000" w:rsidRPr="00000000">
              <w:rPr>
                <w:sz w:val="16"/>
                <w:szCs w:val="16"/>
                <w:rtl w:val="0"/>
              </w:rPr>
              <w:t xml:space="preserve">1.2.0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rPr>
                <w:sz w:val="16"/>
                <w:szCs w:val="16"/>
              </w:rPr>
            </w:pPr>
            <w:r w:rsidDel="00000000" w:rsidR="00000000" w:rsidRPr="00000000">
              <w:rPr>
                <w:sz w:val="16"/>
                <w:szCs w:val="16"/>
                <w:rtl w:val="0"/>
              </w:rPr>
              <w:t xml:space="preserve">Disable</w:t>
            </w:r>
            <w:r w:rsidDel="00000000" w:rsidR="00000000" w:rsidRPr="00000000">
              <w:rPr>
                <w:sz w:val="16"/>
                <w:szCs w:val="16"/>
                <w:rtl w:val="0"/>
              </w:rPr>
              <w:t xml:space="preserve"> CSPs from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jc w:val="center"/>
              <w:rPr>
                <w:sz w:val="16"/>
                <w:szCs w:val="16"/>
              </w:rPr>
            </w:pPr>
            <w:r w:rsidDel="00000000" w:rsidR="00000000" w:rsidRPr="00000000">
              <w:rPr>
                <w:color w:val="3d3d3d"/>
                <w:sz w:val="16"/>
                <w:szCs w:val="16"/>
                <w:rtl w:val="0"/>
              </w:rPr>
              <w:t xml:space="preserve">Manual</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jc w:val="center"/>
              <w:rPr>
                <w:sz w:val="16"/>
                <w:szCs w:val="16"/>
              </w:rPr>
            </w:pPr>
            <w:r w:rsidDel="00000000" w:rsidR="00000000" w:rsidRPr="00000000">
              <w:rPr>
                <w:sz w:val="16"/>
                <w:szCs w:val="16"/>
                <w:rtl w:val="0"/>
              </w:rPr>
              <w:t xml:space="preserve">1.2.1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rPr>
                <w:sz w:val="16"/>
                <w:szCs w:val="16"/>
              </w:rPr>
            </w:pPr>
            <w:r w:rsidDel="00000000" w:rsidR="00000000" w:rsidRPr="00000000">
              <w:rPr>
                <w:sz w:val="16"/>
                <w:szCs w:val="16"/>
                <w:rtl w:val="0"/>
              </w:rPr>
              <w:t xml:space="preserve">Disable registry scanning for CSPs (if enabled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jc w:val="center"/>
              <w:rPr>
                <w:sz w:val="16"/>
                <w:szCs w:val="16"/>
              </w:rPr>
            </w:pPr>
            <w:r w:rsidDel="00000000" w:rsidR="00000000" w:rsidRPr="00000000">
              <w:rPr>
                <w:color w:val="3d3d3d"/>
                <w:sz w:val="16"/>
                <w:szCs w:val="16"/>
                <w:rtl w:val="0"/>
              </w:rPr>
              <w:t xml:space="preserve">Manual</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jc w:val="center"/>
              <w:rPr>
                <w:sz w:val="16"/>
                <w:szCs w:val="16"/>
              </w:rPr>
            </w:pPr>
            <w:r w:rsidDel="00000000" w:rsidR="00000000" w:rsidRPr="00000000">
              <w:rPr>
                <w:sz w:val="16"/>
                <w:szCs w:val="16"/>
                <w:rtl w:val="0"/>
              </w:rPr>
              <w:t xml:space="preserve">1.2.2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5">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rPr>
                <w:sz w:val="16"/>
                <w:szCs w:val="16"/>
              </w:rPr>
            </w:pPr>
            <w:r w:rsidDel="00000000" w:rsidR="00000000" w:rsidRPr="00000000">
              <w:rPr>
                <w:sz w:val="16"/>
                <w:szCs w:val="16"/>
                <w:rtl w:val="0"/>
              </w:rPr>
              <w:t xml:space="preserve">Disable DSPM for CSPs (if enabled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jc w:val="center"/>
              <w:rPr>
                <w:sz w:val="16"/>
                <w:szCs w:val="16"/>
              </w:rPr>
            </w:pPr>
            <w:r w:rsidDel="00000000" w:rsidR="00000000" w:rsidRPr="00000000">
              <w:rPr>
                <w:color w:val="3d3d3d"/>
                <w:sz w:val="16"/>
                <w:szCs w:val="16"/>
                <w:rtl w:val="0"/>
              </w:rPr>
              <w:t xml:space="preserve">Manual</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jc w:val="center"/>
              <w:rPr>
                <w:sz w:val="16"/>
                <w:szCs w:val="16"/>
              </w:rPr>
            </w:pPr>
            <w:r w:rsidDel="00000000" w:rsidR="00000000" w:rsidRPr="00000000">
              <w:rPr>
                <w:sz w:val="16"/>
                <w:szCs w:val="16"/>
                <w:rtl w:val="0"/>
              </w:rPr>
              <w:t xml:space="preserve">1.2.3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rPr>
                <w:sz w:val="16"/>
                <w:szCs w:val="16"/>
              </w:rPr>
            </w:pPr>
            <w:r w:rsidDel="00000000" w:rsidR="00000000" w:rsidRPr="00000000">
              <w:rPr>
                <w:sz w:val="16"/>
                <w:szCs w:val="16"/>
                <w:rtl w:val="0"/>
              </w:rPr>
              <w:t xml:space="preserve">Data Source Onboarding - Cloud Service Providers (CSPs)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jc w:val="center"/>
              <w:rPr>
                <w:sz w:val="16"/>
                <w:szCs w:val="16"/>
              </w:rPr>
            </w:pPr>
            <w:r w:rsidDel="00000000" w:rsidR="00000000" w:rsidRPr="00000000">
              <w:rPr>
                <w:sz w:val="16"/>
                <w:szCs w:val="16"/>
                <w:rtl w:val="0"/>
              </w:rPr>
              <w:t xml:space="preserve">1.2.4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rPr>
                <w:sz w:val="16"/>
                <w:szCs w:val="16"/>
              </w:rPr>
            </w:pPr>
            <w:r w:rsidDel="00000000" w:rsidR="00000000" w:rsidRPr="00000000">
              <w:rPr>
                <w:sz w:val="16"/>
                <w:szCs w:val="16"/>
                <w:rtl w:val="0"/>
              </w:rPr>
              <w:t xml:space="preserve">Select CSP for Onboarding (AWS, Azure, GCP, or OCI)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jc w:val="center"/>
              <w:rPr>
                <w:sz w:val="16"/>
                <w:szCs w:val="16"/>
              </w:rPr>
            </w:pPr>
            <w:r w:rsidDel="00000000" w:rsidR="00000000" w:rsidRPr="00000000">
              <w:rPr>
                <w:sz w:val="16"/>
                <w:szCs w:val="16"/>
                <w:rtl w:val="0"/>
              </w:rPr>
              <w:t xml:space="preserve">1.2.5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rPr>
                <w:sz w:val="16"/>
                <w:szCs w:val="16"/>
              </w:rPr>
            </w:pPr>
            <w:r w:rsidDel="00000000" w:rsidR="00000000" w:rsidRPr="00000000">
              <w:rPr>
                <w:sz w:val="16"/>
                <w:szCs w:val="16"/>
                <w:rtl w:val="0"/>
              </w:rPr>
              <w:t xml:space="preserve">Define Cloud Scan Scope (Organization, Organizational Unit, Account)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626.745117187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16"/>
                <w:szCs w:val="16"/>
              </w:rPr>
            </w:pPr>
            <w:r w:rsidDel="00000000" w:rsidR="00000000" w:rsidRPr="00000000">
              <w:rPr>
                <w:sz w:val="16"/>
                <w:szCs w:val="16"/>
                <w:rtl w:val="0"/>
              </w:rPr>
              <w:t xml:space="preserve">1.2.6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rPr>
                <w:sz w:val="16"/>
                <w:szCs w:val="16"/>
              </w:rPr>
            </w:pPr>
            <w:r w:rsidDel="00000000" w:rsidR="00000000" w:rsidRPr="00000000">
              <w:rPr>
                <w:sz w:val="16"/>
                <w:szCs w:val="16"/>
                <w:rtl w:val="0"/>
              </w:rPr>
              <w:t xml:space="preserve">Define Scan Mode (Cloud Scan or Scan with Outpost)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jc w:val="center"/>
              <w:rPr>
                <w:color w:val="b10202"/>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jc w:val="center"/>
              <w:rPr>
                <w:sz w:val="16"/>
                <w:szCs w:val="16"/>
              </w:rPr>
            </w:pPr>
            <w:r w:rsidDel="00000000" w:rsidR="00000000" w:rsidRPr="00000000">
              <w:rPr>
                <w:sz w:val="16"/>
                <w:szCs w:val="16"/>
                <w:rtl w:val="0"/>
              </w:rPr>
              <w:t xml:space="preserve">1.2.7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rPr>
                <w:sz w:val="16"/>
                <w:szCs w:val="16"/>
              </w:rPr>
            </w:pPr>
            <w:r w:rsidDel="00000000" w:rsidR="00000000" w:rsidRPr="00000000">
              <w:rPr>
                <w:sz w:val="16"/>
                <w:szCs w:val="16"/>
                <w:rtl w:val="0"/>
              </w:rPr>
              <w:t xml:space="preserve">Customize advanced settings for CSP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widowControl w:val="0"/>
              <w:jc w:val="center"/>
              <w:rPr>
                <w:color w:val="b10202"/>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16"/>
                <w:szCs w:val="16"/>
              </w:rPr>
            </w:pPr>
            <w:r w:rsidDel="00000000" w:rsidR="00000000" w:rsidRPr="00000000">
              <w:rPr>
                <w:sz w:val="16"/>
                <w:szCs w:val="16"/>
                <w:rtl w:val="0"/>
              </w:rPr>
              <w:t xml:space="preserve">1.3.0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rPr>
                <w:sz w:val="16"/>
                <w:szCs w:val="16"/>
              </w:rPr>
            </w:pPr>
            <w:r w:rsidDel="00000000" w:rsidR="00000000" w:rsidRPr="00000000">
              <w:rPr>
                <w:sz w:val="16"/>
                <w:szCs w:val="16"/>
                <w:rtl w:val="0"/>
              </w:rPr>
              <w:t xml:space="preserve">Create Asset Groups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color w:val="11734b"/>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jc w:val="center"/>
              <w:rPr>
                <w:color w:val="215a6c"/>
                <w:sz w:val="16"/>
                <w:szCs w:val="16"/>
              </w:rPr>
            </w:pPr>
            <w:r w:rsidDel="00000000" w:rsidR="00000000" w:rsidRPr="00000000">
              <w:rPr>
                <w:color w:val="215a6c"/>
                <w:sz w:val="16"/>
                <w:szCs w:val="16"/>
                <w:rtl w:val="0"/>
              </w:rPr>
              <w:t xml:space="preserve">Professional Services</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jc w:val="center"/>
              <w:rPr>
                <w:sz w:val="16"/>
                <w:szCs w:val="16"/>
              </w:rPr>
            </w:pPr>
            <w:r w:rsidDel="00000000" w:rsidR="00000000" w:rsidRPr="00000000">
              <w:rPr>
                <w:sz w:val="16"/>
                <w:szCs w:val="16"/>
                <w:rtl w:val="0"/>
              </w:rPr>
              <w:t xml:space="preserve">1.3.1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sz w:val="16"/>
                <w:szCs w:val="16"/>
              </w:rPr>
            </w:pPr>
            <w:r w:rsidDel="00000000" w:rsidR="00000000" w:rsidRPr="00000000">
              <w:rPr>
                <w:sz w:val="16"/>
                <w:szCs w:val="16"/>
                <w:rtl w:val="0"/>
              </w:rPr>
              <w:t xml:space="preserve">Platform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rPr>
                <w:sz w:val="16"/>
                <w:szCs w:val="16"/>
              </w:rPr>
            </w:pPr>
            <w:r w:rsidDel="00000000" w:rsidR="00000000" w:rsidRPr="00000000">
              <w:rPr>
                <w:sz w:val="16"/>
                <w:szCs w:val="16"/>
                <w:rtl w:val="0"/>
              </w:rPr>
              <w:t xml:space="preserve">Enable Scope-Based Access Control</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jc w:val="center"/>
              <w:rPr>
                <w:color w:val="753800"/>
                <w:sz w:val="16"/>
                <w:szCs w:val="16"/>
              </w:rPr>
            </w:pPr>
            <w:r w:rsidDel="00000000" w:rsidR="00000000" w:rsidRPr="00000000">
              <w:rPr>
                <w:color w:val="753800"/>
                <w:sz w:val="16"/>
                <w:szCs w:val="16"/>
                <w:rtl w:val="0"/>
              </w:rPr>
              <w:t xml:space="preserve">Configuration</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jc w:val="center"/>
              <w:rPr>
                <w:color w:val="215a6c"/>
                <w:sz w:val="16"/>
                <w:szCs w:val="16"/>
              </w:rPr>
            </w:pPr>
            <w:r w:rsidDel="00000000" w:rsidR="00000000" w:rsidRPr="00000000">
              <w:rPr>
                <w:color w:val="215a6c"/>
                <w:sz w:val="16"/>
                <w:szCs w:val="16"/>
                <w:rtl w:val="0"/>
              </w:rPr>
              <w:t xml:space="preserve">Professional Services</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16"/>
                <w:szCs w:val="16"/>
              </w:rPr>
            </w:pPr>
            <w:r w:rsidDel="00000000" w:rsidR="00000000" w:rsidRPr="00000000">
              <w:rPr>
                <w:sz w:val="16"/>
                <w:szCs w:val="16"/>
                <w:rtl w:val="0"/>
              </w:rPr>
              <w:t xml:space="preserve">1.4.0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sz w:val="16"/>
                <w:szCs w:val="16"/>
              </w:rPr>
            </w:pPr>
            <w:r w:rsidDel="00000000" w:rsidR="00000000" w:rsidRPr="00000000">
              <w:rPr>
                <w:sz w:val="16"/>
                <w:szCs w:val="16"/>
                <w:rtl w:val="0"/>
              </w:rPr>
              <w:t xml:space="preserve">Platform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rPr>
                <w:sz w:val="16"/>
                <w:szCs w:val="16"/>
              </w:rPr>
            </w:pPr>
            <w:r w:rsidDel="00000000" w:rsidR="00000000" w:rsidRPr="00000000">
              <w:rPr>
                <w:sz w:val="16"/>
                <w:szCs w:val="16"/>
                <w:rtl w:val="0"/>
              </w:rPr>
              <w:t xml:space="preserve">Data Source Onboarding - Kubernetes Connector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jc w:val="center"/>
              <w:rPr>
                <w:color w:val="11734b"/>
                <w:sz w:val="16"/>
                <w:szCs w:val="16"/>
              </w:rPr>
            </w:pPr>
            <w:r w:rsidDel="00000000" w:rsidR="00000000" w:rsidRPr="00000000">
              <w:rPr>
                <w:color w:val="11734b"/>
                <w:sz w:val="16"/>
                <w:szCs w:val="16"/>
                <w:rtl w:val="0"/>
              </w:rPr>
              <w:t xml:space="preserve">Data Source Onboarding/Offboarding</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4"/>
        <w:rPr/>
      </w:pPr>
      <w:bookmarkStart w:colFirst="0" w:colLast="0" w:name="_cbovg33fc3i" w:id="24"/>
      <w:bookmarkEnd w:id="24"/>
      <w:r w:rsidDel="00000000" w:rsidR="00000000" w:rsidRPr="00000000">
        <w:rPr>
          <w:rtl w:val="0"/>
        </w:rPr>
        <w:t xml:space="preserve">Task Definitions</w:t>
      </w:r>
    </w:p>
    <w:p w:rsidR="00000000" w:rsidDel="00000000" w:rsidP="00000000" w:rsidRDefault="00000000" w:rsidRPr="00000000" w14:paraId="00000153">
      <w:pPr>
        <w:numPr>
          <w:ilvl w:val="0"/>
          <w:numId w:val="19"/>
        </w:numPr>
        <w:ind w:left="720" w:hanging="360"/>
      </w:pPr>
      <w:r w:rsidDel="00000000" w:rsidR="00000000" w:rsidRPr="00000000">
        <w:rPr>
          <w:b w:val="1"/>
          <w:bCs w:val="1"/>
          <w:rtl w:val="0"/>
        </w:rPr>
        <w:t xml:space="preserve">SSO Integration/Configuration</w:t>
      </w:r>
      <w:r w:rsidDel="00000000" w:rsidR="00000000" w:rsidRPr="00000000">
        <w:rPr>
          <w:rtl w:val="0"/>
        </w:rPr>
        <w:t xml:space="preserve">: Customers can choose how users will authenticate by one of two options: 1. Authentication via the Customer Support Portal or 2. Authentication by configuring the organization's SAML SSO. </w:t>
      </w:r>
      <w:hyperlink r:id="rId8">
        <w:r w:rsidDel="00000000" w:rsidR="00000000" w:rsidRPr="00000000">
          <w:rPr>
            <w:color w:val="1155cc"/>
            <w:u w:val="single"/>
            <w:rtl w:val="0"/>
          </w:rPr>
          <w:t xml:space="preserve">https://docs-cortex.paloaltonetworks.com/r/Cortex-XSIAM/Cortex-XSIAM-Premium-Documentation/Set-up-authentication</w:t>
        </w:r>
      </w:hyperlink>
      <w:r w:rsidDel="00000000" w:rsidR="00000000" w:rsidRPr="00000000">
        <w:rPr>
          <w:rtl w:val="0"/>
        </w:rPr>
      </w:r>
    </w:p>
    <w:p w:rsidR="00000000" w:rsidDel="00000000" w:rsidP="00000000" w:rsidRDefault="00000000" w:rsidRPr="00000000" w14:paraId="00000154">
      <w:pPr>
        <w:numPr>
          <w:ilvl w:val="1"/>
          <w:numId w:val="19"/>
        </w:numPr>
        <w:ind w:left="1440" w:hanging="360"/>
        <w:rPr>
          <w:u w:val="none"/>
        </w:rPr>
      </w:pPr>
      <w:r w:rsidDel="00000000" w:rsidR="00000000" w:rsidRPr="00000000">
        <w:rPr>
          <w:rtl w:val="0"/>
        </w:rPr>
      </w:r>
    </w:p>
    <w:p w:rsidR="00000000" w:rsidDel="00000000" w:rsidP="00000000" w:rsidRDefault="00000000" w:rsidRPr="00000000" w14:paraId="00000155">
      <w:pPr>
        <w:numPr>
          <w:ilvl w:val="0"/>
          <w:numId w:val="19"/>
        </w:numPr>
        <w:ind w:left="720" w:hanging="360"/>
        <w:rPr>
          <w:u w:val="none"/>
        </w:rPr>
      </w:pPr>
      <w:r w:rsidDel="00000000" w:rsidR="00000000" w:rsidRPr="00000000">
        <w:rPr>
          <w:b w:val="1"/>
          <w:bCs w:val="1"/>
          <w:rtl w:val="0"/>
        </w:rPr>
        <w:t xml:space="preserve">Link Prisma Cloud Tenant to Cortex Cloud Tenant for Upgrade Helper Capabilities: </w:t>
      </w:r>
      <w:r w:rsidDel="00000000" w:rsidR="00000000" w:rsidRPr="00000000">
        <w:rPr>
          <w:rtl w:val="0"/>
        </w:rPr>
        <w:t xml:space="preserve">To link your Cortex Cloud tenant to a Prisma Cloud tenant, first obtain the Access Key from Prisma Cloud and then paste it in the Link Tenant section of Upgrade Helper to establish the link.</w:t>
      </w:r>
      <w:r w:rsidDel="00000000" w:rsidR="00000000" w:rsidRPr="00000000">
        <w:rPr>
          <w:rtl w:val="0"/>
        </w:rPr>
      </w:r>
    </w:p>
    <w:p w:rsidR="00000000" w:rsidDel="00000000" w:rsidP="00000000" w:rsidRDefault="00000000" w:rsidRPr="00000000" w14:paraId="00000156">
      <w:pPr>
        <w:numPr>
          <w:ilvl w:val="0"/>
          <w:numId w:val="19"/>
        </w:numPr>
        <w:ind w:left="720" w:hanging="360"/>
        <w:rPr>
          <w:u w:val="none"/>
        </w:rPr>
      </w:pPr>
      <w:r w:rsidDel="00000000" w:rsidR="00000000" w:rsidRPr="00000000">
        <w:rPr>
          <w:b w:val="1"/>
          <w:bCs w:val="1"/>
          <w:rtl w:val="0"/>
        </w:rPr>
        <w:t xml:space="preserve">Copy permission groups &amp; roles (PC) to roles &amp; user groups (CC): </w:t>
      </w:r>
      <w:r w:rsidDel="00000000" w:rsidR="00000000" w:rsidRPr="00000000">
        <w:rPr>
          <w:rtl w:val="0"/>
        </w:rPr>
        <w:t xml:space="preserve">Prisma Cloud Custom Permission Groups and Roles are copied to Cortex as corresponding Roles and User Groups. Users created via the Customer Support Portal will be assigned to the relevant user groups. If you're using org SSO, users won’t be assigned roles or user groups. Role assignment is handled via SAML group mapping.  </w:t>
      </w:r>
    </w:p>
    <w:p w:rsidR="00000000" w:rsidDel="00000000" w:rsidP="00000000" w:rsidRDefault="00000000" w:rsidRPr="00000000" w14:paraId="00000157">
      <w:pPr>
        <w:ind w:left="720" w:firstLine="0"/>
        <w:rPr/>
      </w:pPr>
      <w:r w:rsidDel="00000000" w:rsidR="00000000" w:rsidRPr="00000000">
        <w:rPr>
          <w:rtl w:val="0"/>
        </w:rPr>
        <w:t xml:space="preserve">Note: Scope-Based Access Control configurations are not copied. You can manually assign scope-based access to the relevant users or groups.</w:t>
      </w:r>
    </w:p>
    <w:p w:rsidR="00000000" w:rsidDel="00000000" w:rsidP="00000000" w:rsidRDefault="00000000" w:rsidRPr="00000000" w14:paraId="00000158">
      <w:pPr>
        <w:ind w:left="720" w:firstLine="0"/>
        <w:rPr/>
      </w:pPr>
      <w:r w:rsidDel="00000000" w:rsidR="00000000" w:rsidRPr="00000000">
        <w:rPr>
          <w:rFonts w:ascii="Arial Unicode MS" w:cs="Arial Unicode MS" w:eastAsia="Arial Unicode MS" w:hAnsi="Arial Unicode MS"/>
          <w:rtl w:val="0"/>
        </w:rPr>
        <w:t xml:space="preserve">View copied items under: Settings → Configurations → Access Management</w:t>
      </w:r>
    </w:p>
    <w:p w:rsidR="00000000" w:rsidDel="00000000" w:rsidP="00000000" w:rsidRDefault="00000000" w:rsidRPr="00000000" w14:paraId="00000159">
      <w:pPr>
        <w:numPr>
          <w:ilvl w:val="0"/>
          <w:numId w:val="19"/>
        </w:numPr>
        <w:ind w:left="720" w:hanging="360"/>
        <w:rPr>
          <w:u w:val="none"/>
        </w:rPr>
      </w:pPr>
      <w:r w:rsidDel="00000000" w:rsidR="00000000" w:rsidRPr="00000000">
        <w:rPr>
          <w:b w:val="1"/>
          <w:bCs w:val="1"/>
          <w:rtl w:val="0"/>
        </w:rPr>
        <w:t xml:space="preserve">Copy custom CSPM policies (PC) to Cloud Posture Security Rules (CC): </w:t>
      </w:r>
      <w:r w:rsidDel="00000000" w:rsidR="00000000" w:rsidRPr="00000000">
        <w:rPr>
          <w:rtl w:val="0"/>
        </w:rPr>
        <w:t xml:space="preserve">Prisma Cloud Custom Policies are copied to Cortex as Custom Detection Rules. The (enabled/disabled) state of default policies is also applied to the corresponding Cortex Detection Rule.</w:t>
      </w:r>
    </w:p>
    <w:p w:rsidR="00000000" w:rsidDel="00000000" w:rsidP="00000000" w:rsidRDefault="00000000" w:rsidRPr="00000000" w14:paraId="0000015A">
      <w:pPr>
        <w:ind w:left="720" w:firstLine="0"/>
        <w:rPr/>
      </w:pPr>
      <w:r w:rsidDel="00000000" w:rsidR="00000000" w:rsidRPr="00000000">
        <w:rPr>
          <w:rFonts w:ascii="Arial Unicode MS" w:cs="Arial Unicode MS" w:eastAsia="Arial Unicode MS" w:hAnsi="Arial Unicode MS"/>
          <w:rtl w:val="0"/>
        </w:rPr>
        <w:t xml:space="preserve">View them under: Posture Management → Rules and Policies → Rules → Cloud Security.</w:t>
      </w:r>
    </w:p>
    <w:p w:rsidR="00000000" w:rsidDel="00000000" w:rsidP="00000000" w:rsidRDefault="00000000" w:rsidRPr="00000000" w14:paraId="0000015B">
      <w:pPr>
        <w:numPr>
          <w:ilvl w:val="0"/>
          <w:numId w:val="19"/>
        </w:numPr>
        <w:ind w:left="720" w:hanging="360"/>
      </w:pPr>
      <w:r w:rsidDel="00000000" w:rsidR="00000000" w:rsidRPr="00000000">
        <w:rPr>
          <w:b w:val="1"/>
          <w:bCs w:val="1"/>
          <w:rtl w:val="0"/>
        </w:rPr>
        <w:t xml:space="preserve">Copy custom CSPM alert rules (PC) to Cloud Posture Security Policies (CC):</w:t>
      </w:r>
      <w:r w:rsidDel="00000000" w:rsidR="00000000" w:rsidRPr="00000000">
        <w:rPr>
          <w:rtl w:val="0"/>
        </w:rPr>
        <w:t xml:space="preserve"> Prisma Cloud Alert Rules are copied to Cortex as Policies.</w:t>
      </w:r>
    </w:p>
    <w:p w:rsidR="00000000" w:rsidDel="00000000" w:rsidP="00000000" w:rsidRDefault="00000000" w:rsidRPr="00000000" w14:paraId="0000015C">
      <w:pPr>
        <w:ind w:left="720" w:firstLine="0"/>
        <w:rPr/>
      </w:pPr>
      <w:r w:rsidDel="00000000" w:rsidR="00000000" w:rsidRPr="00000000">
        <w:rPr>
          <w:rFonts w:ascii="Arial Unicode MS" w:cs="Arial Unicode MS" w:eastAsia="Arial Unicode MS" w:hAnsi="Arial Unicode MS"/>
          <w:rtl w:val="0"/>
        </w:rPr>
        <w:t xml:space="preserve">View them under: Posture Management → Rules and Policies → Policies → Cloud Security</w:t>
      </w:r>
    </w:p>
    <w:p w:rsidR="00000000" w:rsidDel="00000000" w:rsidP="00000000" w:rsidRDefault="00000000" w:rsidRPr="00000000" w14:paraId="0000015D">
      <w:pPr>
        <w:numPr>
          <w:ilvl w:val="0"/>
          <w:numId w:val="19"/>
        </w:numPr>
        <w:ind w:left="720" w:hanging="360"/>
        <w:rPr>
          <w:u w:val="none"/>
        </w:rPr>
      </w:pPr>
      <w:r w:rsidDel="00000000" w:rsidR="00000000" w:rsidRPr="00000000">
        <w:rPr>
          <w:b w:val="1"/>
          <w:bCs w:val="1"/>
          <w:rtl w:val="0"/>
        </w:rPr>
        <w:t xml:space="preserve">Copy notifications (PC) to automation rules (CC): </w:t>
      </w:r>
      <w:r w:rsidDel="00000000" w:rsidR="00000000" w:rsidRPr="00000000">
        <w:rPr>
          <w:rtl w:val="0"/>
        </w:rPr>
        <w:t xml:space="preserve">Notification Template configurations for sending Prisma Cloud alerts will be copied to Cortex as Automation Rules. Issues generated in Cortex Cloud will be routed to configured notification systems.</w:t>
      </w:r>
    </w:p>
    <w:p w:rsidR="00000000" w:rsidDel="00000000" w:rsidP="00000000" w:rsidRDefault="00000000" w:rsidRPr="00000000" w14:paraId="0000015E">
      <w:pPr>
        <w:ind w:left="720" w:firstLine="0"/>
        <w:rPr/>
      </w:pPr>
      <w:r w:rsidDel="00000000" w:rsidR="00000000" w:rsidRPr="00000000">
        <w:rPr>
          <w:rFonts w:ascii="Arial Unicode MS" w:cs="Arial Unicode MS" w:eastAsia="Arial Unicode MS" w:hAnsi="Arial Unicode MS"/>
          <w:rtl w:val="0"/>
        </w:rPr>
        <w:t xml:space="preserve">View them under: Investigate &amp; Response → Automation → Automation Rules</w:t>
      </w:r>
    </w:p>
    <w:p w:rsidR="00000000" w:rsidDel="00000000" w:rsidP="00000000" w:rsidRDefault="00000000" w:rsidRPr="00000000" w14:paraId="0000015F">
      <w:pPr>
        <w:ind w:left="720" w:firstLine="0"/>
        <w:rPr/>
      </w:pPr>
      <w:r w:rsidDel="00000000" w:rsidR="00000000" w:rsidRPr="00000000">
        <w:rPr>
          <w:rtl w:val="0"/>
        </w:rPr>
        <w:t xml:space="preserve">Note: Only email notifications are in scope for this release of Cortex Cloud 1.2</w:t>
      </w:r>
    </w:p>
    <w:p w:rsidR="00000000" w:rsidDel="00000000" w:rsidP="00000000" w:rsidRDefault="00000000" w:rsidRPr="00000000" w14:paraId="00000160">
      <w:pPr>
        <w:numPr>
          <w:ilvl w:val="0"/>
          <w:numId w:val="19"/>
        </w:numPr>
        <w:ind w:left="720" w:hanging="360"/>
        <w:rPr>
          <w:u w:val="none"/>
        </w:rPr>
      </w:pPr>
      <w:r w:rsidDel="00000000" w:rsidR="00000000" w:rsidRPr="00000000">
        <w:rPr>
          <w:b w:val="1"/>
          <w:bCs w:val="1"/>
          <w:rtl w:val="0"/>
        </w:rPr>
        <w:t xml:space="preserve">Copy custom compliance standards (PC) to custom compliance standards (CC): </w:t>
      </w:r>
      <w:r w:rsidDel="00000000" w:rsidR="00000000" w:rsidRPr="00000000">
        <w:rPr>
          <w:rtl w:val="0"/>
        </w:rPr>
        <w:t xml:space="preserve">Prisma Cloud custom Compliance Standards are copied to Cortex as Custom Compliance Standards.</w:t>
      </w:r>
    </w:p>
    <w:p w:rsidR="00000000" w:rsidDel="00000000" w:rsidP="00000000" w:rsidRDefault="00000000" w:rsidRPr="00000000" w14:paraId="00000161">
      <w:pPr>
        <w:ind w:left="720" w:firstLine="0"/>
        <w:rPr/>
      </w:pPr>
      <w:r w:rsidDel="00000000" w:rsidR="00000000" w:rsidRPr="00000000">
        <w:rPr>
          <w:rFonts w:ascii="Arial Unicode MS" w:cs="Arial Unicode MS" w:eastAsia="Arial Unicode MS" w:hAnsi="Arial Unicode MS"/>
          <w:rtl w:val="0"/>
        </w:rPr>
        <w:t xml:space="preserve">View them under: Posture Management → Compliance → Standards</w:t>
      </w:r>
    </w:p>
    <w:p w:rsidR="00000000" w:rsidDel="00000000" w:rsidP="00000000" w:rsidRDefault="00000000" w:rsidRPr="00000000" w14:paraId="00000162">
      <w:pPr>
        <w:numPr>
          <w:ilvl w:val="0"/>
          <w:numId w:val="19"/>
        </w:numPr>
        <w:ind w:left="720" w:hanging="360"/>
        <w:rPr>
          <w:b w:val="1"/>
          <w:bCs w:val="1"/>
        </w:rPr>
      </w:pPr>
      <w:r w:rsidDel="00000000" w:rsidR="00000000" w:rsidRPr="00000000">
        <w:rPr>
          <w:b w:val="1"/>
          <w:bCs w:val="1"/>
          <w:rtl w:val="0"/>
        </w:rPr>
        <w:t xml:space="preserve">Copy CWP rules &amp; their collections (PC) to CWP policies &amp; asset groups (CC): </w:t>
      </w:r>
      <w:r w:rsidDel="00000000" w:rsidR="00000000" w:rsidRPr="00000000">
        <w:rPr>
          <w:rtl w:val="0"/>
        </w:rPr>
        <w:t xml:space="preserve">Prisma Cloud runtime rules for vulnerabilities and compliance will be copied to equivalent Cortex policies for vulnerabilities, malware, and misconfiguration. </w:t>
      </w:r>
    </w:p>
    <w:p w:rsidR="00000000" w:rsidDel="00000000" w:rsidP="00000000" w:rsidRDefault="00000000" w:rsidRPr="00000000" w14:paraId="00000163">
      <w:pPr>
        <w:ind w:left="720" w:firstLine="0"/>
        <w:rPr/>
      </w:pPr>
      <w:r w:rsidDel="00000000" w:rsidR="00000000" w:rsidRPr="00000000">
        <w:rPr>
          <w:rtl w:val="0"/>
        </w:rPr>
        <w:t xml:space="preserve">Each Prisma rule has a scope of one or more Collections. Cortex policies will be scoped to Asset Groups with properties as close to the relevant Collections as possible.</w:t>
      </w:r>
    </w:p>
    <w:p w:rsidR="00000000" w:rsidDel="00000000" w:rsidP="00000000" w:rsidRDefault="00000000" w:rsidRPr="00000000" w14:paraId="00000164">
      <w:pPr>
        <w:ind w:left="720" w:firstLine="0"/>
        <w:rPr/>
      </w:pPr>
      <w:r w:rsidDel="00000000" w:rsidR="00000000" w:rsidRPr="00000000">
        <w:rPr>
          <w:rtl w:val="0"/>
        </w:rPr>
        <w:t xml:space="preserve">For a detailed explanation of the rules that can/cannot be copied, as well as the possible differences between the Collections used in your Prisma rules and the Asset Groups created for your Cortex policies, see the documentation.</w:t>
      </w:r>
    </w:p>
    <w:p w:rsidR="00000000" w:rsidDel="00000000" w:rsidP="00000000" w:rsidRDefault="00000000" w:rsidRPr="00000000" w14:paraId="00000165">
      <w:pPr>
        <w:numPr>
          <w:ilvl w:val="0"/>
          <w:numId w:val="19"/>
        </w:numPr>
        <w:ind w:left="720" w:hanging="360"/>
        <w:rPr>
          <w:b w:val="1"/>
          <w:bCs w:val="1"/>
          <w:u w:val="none"/>
        </w:rPr>
      </w:pPr>
      <w:r w:rsidDel="00000000" w:rsidR="00000000" w:rsidRPr="00000000">
        <w:rPr>
          <w:b w:val="1"/>
          <w:bCs w:val="1"/>
          <w:rtl w:val="0"/>
        </w:rPr>
        <w:t xml:space="preserve">Disable CSPs from Prisma Cloud:</w:t>
      </w:r>
      <w:r w:rsidDel="00000000" w:rsidR="00000000" w:rsidRPr="00000000">
        <w:rPr>
          <w:rtl w:val="0"/>
        </w:rPr>
        <w:t xml:space="preserve">  Before onboarding a CSP to Cortex Cloud, disable it from Prisma Cloud to avoid rate limitations; this can be done in phases.</w:t>
      </w:r>
    </w:p>
    <w:p w:rsidR="00000000" w:rsidDel="00000000" w:rsidP="00000000" w:rsidRDefault="00000000" w:rsidRPr="00000000" w14:paraId="00000166">
      <w:pPr>
        <w:numPr>
          <w:ilvl w:val="0"/>
          <w:numId w:val="19"/>
        </w:numPr>
        <w:ind w:left="720" w:hanging="360"/>
        <w:rPr>
          <w:b w:val="1"/>
          <w:bCs w:val="1"/>
        </w:rPr>
      </w:pPr>
      <w:r w:rsidDel="00000000" w:rsidR="00000000" w:rsidRPr="00000000">
        <w:rPr>
          <w:b w:val="1"/>
          <w:bCs w:val="1"/>
          <w:rtl w:val="0"/>
        </w:rPr>
        <w:t xml:space="preserve">Disable registry scanning for CSPs (if enabled in Prisma Cloud)</w:t>
      </w:r>
      <w:r w:rsidDel="00000000" w:rsidR="00000000" w:rsidRPr="00000000">
        <w:rPr>
          <w:rtl w:val="0"/>
        </w:rPr>
        <w:t xml:space="preserve">: Offboard any registries from Prisma Cloud before using the data source onboarding wizard for new onboarding.</w:t>
      </w:r>
    </w:p>
    <w:p w:rsidR="00000000" w:rsidDel="00000000" w:rsidP="00000000" w:rsidRDefault="00000000" w:rsidRPr="00000000" w14:paraId="00000167">
      <w:pPr>
        <w:numPr>
          <w:ilvl w:val="0"/>
          <w:numId w:val="19"/>
        </w:numPr>
        <w:ind w:left="720" w:hanging="360"/>
        <w:rPr>
          <w:b w:val="1"/>
          <w:bCs w:val="1"/>
        </w:rPr>
      </w:pPr>
      <w:r w:rsidDel="00000000" w:rsidR="00000000" w:rsidRPr="00000000">
        <w:rPr>
          <w:b w:val="1"/>
          <w:bCs w:val="1"/>
          <w:rtl w:val="0"/>
        </w:rPr>
        <w:t xml:space="preserve">Disable DSPM for CSPs (if enabled in Prisma Cloud)</w:t>
      </w:r>
      <w:r w:rsidDel="00000000" w:rsidR="00000000" w:rsidRPr="00000000">
        <w:rPr>
          <w:rtl w:val="0"/>
        </w:rPr>
        <w:t xml:space="preserve">: Offboard any data store assets from Prisma Cloud DSPM before using the data source onboarding wizard for new onboarding.</w:t>
      </w:r>
    </w:p>
    <w:p w:rsidR="00000000" w:rsidDel="00000000" w:rsidP="00000000" w:rsidRDefault="00000000" w:rsidRPr="00000000" w14:paraId="00000168">
      <w:pPr>
        <w:numPr>
          <w:ilvl w:val="0"/>
          <w:numId w:val="19"/>
        </w:numPr>
        <w:ind w:left="720" w:hanging="360"/>
        <w:rPr>
          <w:b w:val="1"/>
          <w:bCs w:val="1"/>
        </w:rPr>
      </w:pPr>
      <w:r w:rsidDel="00000000" w:rsidR="00000000" w:rsidRPr="00000000">
        <w:rPr>
          <w:b w:val="1"/>
          <w:bCs w:val="1"/>
          <w:rtl w:val="0"/>
        </w:rPr>
        <w:t xml:space="preserve">Data Source Onboarding - Cloud Service Providers (CSPs)</w:t>
      </w:r>
      <w:r w:rsidDel="00000000" w:rsidR="00000000" w:rsidRPr="00000000">
        <w:rPr>
          <w:rtl w:val="0"/>
        </w:rPr>
        <w:t xml:space="preserve">: Use the data source onboarding wizard to onboard your CSPs as part of the data source onboarding process.</w:t>
      </w:r>
    </w:p>
    <w:p w:rsidR="00000000" w:rsidDel="00000000" w:rsidP="00000000" w:rsidRDefault="00000000" w:rsidRPr="00000000" w14:paraId="00000169">
      <w:pPr>
        <w:numPr>
          <w:ilvl w:val="0"/>
          <w:numId w:val="19"/>
        </w:numPr>
        <w:ind w:left="720" w:hanging="360"/>
        <w:rPr>
          <w:b w:val="1"/>
          <w:bCs w:val="1"/>
        </w:rPr>
      </w:pPr>
      <w:r w:rsidDel="00000000" w:rsidR="00000000" w:rsidRPr="00000000">
        <w:rPr>
          <w:b w:val="1"/>
          <w:bCs w:val="1"/>
          <w:rtl w:val="0"/>
        </w:rPr>
        <w:t xml:space="preserve">Select CSP for Onboarding (AWS, Azure, GCP or OCI)</w:t>
      </w:r>
      <w:r w:rsidDel="00000000" w:rsidR="00000000" w:rsidRPr="00000000">
        <w:rPr>
          <w:rtl w:val="0"/>
        </w:rPr>
        <w:t xml:space="preserve">: Work with the customer to determine which CSP they should first onboard to Cortex Cloud. </w:t>
      </w:r>
    </w:p>
    <w:p w:rsidR="00000000" w:rsidDel="00000000" w:rsidP="00000000" w:rsidRDefault="00000000" w:rsidRPr="00000000" w14:paraId="0000016A">
      <w:pPr>
        <w:numPr>
          <w:ilvl w:val="0"/>
          <w:numId w:val="19"/>
        </w:numPr>
        <w:ind w:left="720" w:hanging="360"/>
        <w:rPr>
          <w:b w:val="1"/>
          <w:bCs w:val="1"/>
        </w:rPr>
      </w:pPr>
      <w:r w:rsidDel="00000000" w:rsidR="00000000" w:rsidRPr="00000000">
        <w:rPr>
          <w:b w:val="1"/>
          <w:bCs w:val="1"/>
          <w:rtl w:val="0"/>
        </w:rPr>
        <w:t xml:space="preserve">Define Cloud Scan Scope (Organization, Organizational Unit, Account)</w:t>
      </w:r>
      <w:r w:rsidDel="00000000" w:rsidR="00000000" w:rsidRPr="00000000">
        <w:rPr>
          <w:rtl w:val="0"/>
        </w:rPr>
        <w:t xml:space="preserve">: You can onboard individual CSP accounts one at a time or as a group (such as an AWS Organization, GCP Organization, or Azure Management Group), leveraging your CSP hierarchy.</w:t>
      </w:r>
    </w:p>
    <w:p w:rsidR="00000000" w:rsidDel="00000000" w:rsidP="00000000" w:rsidRDefault="00000000" w:rsidRPr="00000000" w14:paraId="0000016B">
      <w:pPr>
        <w:numPr>
          <w:ilvl w:val="0"/>
          <w:numId w:val="19"/>
        </w:numPr>
        <w:ind w:left="720" w:hanging="360"/>
        <w:rPr>
          <w:b w:val="1"/>
          <w:bCs w:val="1"/>
        </w:rPr>
      </w:pPr>
      <w:r w:rsidDel="00000000" w:rsidR="00000000" w:rsidRPr="00000000">
        <w:rPr>
          <w:b w:val="1"/>
          <w:bCs w:val="1"/>
          <w:rtl w:val="0"/>
        </w:rPr>
        <w:t xml:space="preserve">Define Scan Mode (Cloud Scan or Scan with Outpost)</w:t>
      </w:r>
      <w:r w:rsidDel="00000000" w:rsidR="00000000" w:rsidRPr="00000000">
        <w:rPr>
          <w:rtl w:val="0"/>
        </w:rPr>
        <w:t xml:space="preserve">: Cloud scans are performed within the Cortex Cloud environment and require no additional setup. Outpost scans run on your own CSP infrastructure.</w:t>
      </w:r>
    </w:p>
    <w:p w:rsidR="00000000" w:rsidDel="00000000" w:rsidP="00000000" w:rsidRDefault="00000000" w:rsidRPr="00000000" w14:paraId="0000016C">
      <w:pPr>
        <w:numPr>
          <w:ilvl w:val="0"/>
          <w:numId w:val="19"/>
        </w:numPr>
        <w:ind w:left="720" w:hanging="360"/>
        <w:rPr>
          <w:b w:val="1"/>
          <w:bCs w:val="1"/>
        </w:rPr>
      </w:pPr>
      <w:r w:rsidDel="00000000" w:rsidR="00000000" w:rsidRPr="00000000">
        <w:rPr>
          <w:b w:val="1"/>
          <w:bCs w:val="1"/>
          <w:rtl w:val="0"/>
        </w:rPr>
        <w:t xml:space="preserve">Customize advanced settings for CSP</w:t>
      </w:r>
      <w:r w:rsidDel="00000000" w:rsidR="00000000" w:rsidRPr="00000000">
        <w:rPr>
          <w:rtl w:val="0"/>
        </w:rPr>
        <w:t xml:space="preserve">: By default, advanced settings such as Discovery Engine, Cloud Security Posture Management, Cloud Infrastructure Entitlement Management, Agentless Disk Scanning, and AI Security Posture Management are enabled. Additional features include XSIAM analytics, Data Security Posture Management, and Registry Scanning.</w:t>
      </w:r>
    </w:p>
    <w:p w:rsidR="00000000" w:rsidDel="00000000" w:rsidP="00000000" w:rsidRDefault="00000000" w:rsidRPr="00000000" w14:paraId="0000016D">
      <w:pPr>
        <w:numPr>
          <w:ilvl w:val="0"/>
          <w:numId w:val="19"/>
        </w:numPr>
        <w:ind w:left="720" w:hanging="360"/>
        <w:rPr>
          <w:u w:val="none"/>
        </w:rPr>
      </w:pPr>
      <w:r w:rsidDel="00000000" w:rsidR="00000000" w:rsidRPr="00000000">
        <w:rPr>
          <w:b w:val="1"/>
          <w:bCs w:val="1"/>
          <w:rtl w:val="0"/>
        </w:rPr>
        <w:t xml:space="preserve">Create Asset Groups: </w:t>
      </w:r>
      <w:r w:rsidDel="00000000" w:rsidR="00000000" w:rsidRPr="00000000">
        <w:rPr>
          <w:rtl w:val="0"/>
        </w:rPr>
        <w:t xml:space="preserve">This is required for finetuning the different policies to trigger issues based on asset group relations such as public facing assets. </w:t>
      </w:r>
    </w:p>
    <w:p w:rsidR="00000000" w:rsidDel="00000000" w:rsidP="00000000" w:rsidRDefault="00000000" w:rsidRPr="00000000" w14:paraId="0000016E">
      <w:pPr>
        <w:numPr>
          <w:ilvl w:val="0"/>
          <w:numId w:val="19"/>
        </w:numPr>
        <w:ind w:left="720" w:hanging="360"/>
        <w:rPr>
          <w:b w:val="1"/>
          <w:bCs w:val="1"/>
        </w:rPr>
      </w:pPr>
      <w:r w:rsidDel="00000000" w:rsidR="00000000" w:rsidRPr="00000000">
        <w:rPr>
          <w:b w:val="1"/>
          <w:bCs w:val="1"/>
          <w:rtl w:val="0"/>
        </w:rPr>
        <w:t xml:space="preserve">Enable Scope-Based Access Control: </w:t>
      </w:r>
      <w:r w:rsidDel="00000000" w:rsidR="00000000" w:rsidRPr="00000000">
        <w:rPr>
          <w:rFonts w:ascii="Arial Unicode MS" w:cs="Arial Unicode MS" w:eastAsia="Arial Unicode MS" w:hAnsi="Arial Unicode MS"/>
          <w:rtl w:val="0"/>
        </w:rPr>
        <w:t xml:space="preserve">By default, Enable Scope Based Access Control is disabled in Settings → Configurations → General → Server Settings, and granular scoping is not enforced. Before enabling SBAC, we recommend that an administrator or a user with Access Management permissions first ensures that the users, user groups, and API Keys defined in Cortex Cloud are granted the required access by assigning the relevant scopes.</w:t>
      </w:r>
    </w:p>
    <w:p w:rsidR="00000000" w:rsidDel="00000000" w:rsidP="00000000" w:rsidRDefault="00000000" w:rsidRPr="00000000" w14:paraId="0000016F">
      <w:pPr>
        <w:numPr>
          <w:ilvl w:val="0"/>
          <w:numId w:val="19"/>
        </w:numPr>
        <w:ind w:left="720" w:hanging="360"/>
        <w:rPr>
          <w:b w:val="1"/>
          <w:bCs w:val="1"/>
        </w:rPr>
      </w:pPr>
      <w:r w:rsidDel="00000000" w:rsidR="00000000" w:rsidRPr="00000000">
        <w:rPr>
          <w:b w:val="1"/>
          <w:bCs w:val="1"/>
          <w:rtl w:val="0"/>
        </w:rPr>
        <w:t xml:space="preserve">Data Source Onboarding - Kubernetes Connector</w:t>
      </w:r>
      <w:r w:rsidDel="00000000" w:rsidR="00000000" w:rsidRPr="00000000">
        <w:rPr>
          <w:rtl w:val="0"/>
        </w:rPr>
        <w:t xml:space="preserve">: The Kubernetes onboarding wizard is available to help integrate Kubernetes data into Cortex Cloud.</w:t>
      </w:r>
    </w:p>
    <w:p w:rsidR="00000000" w:rsidDel="00000000" w:rsidP="00000000" w:rsidRDefault="00000000" w:rsidRPr="00000000" w14:paraId="00000170">
      <w:pPr>
        <w:numPr>
          <w:ilvl w:val="0"/>
          <w:numId w:val="19"/>
        </w:numPr>
        <w:ind w:left="720" w:hanging="360"/>
        <w:rPr>
          <w:b w:val="1"/>
          <w:bCs w:val="1"/>
        </w:rPr>
      </w:pPr>
      <w:r w:rsidDel="00000000" w:rsidR="00000000" w:rsidRPr="00000000">
        <w:rPr>
          <w:b w:val="1"/>
          <w:bCs w:val="1"/>
          <w:rtl w:val="0"/>
        </w:rPr>
        <w:t xml:space="preserve">Education session on nomenclature changes from Prisma Cloud to Cortex Cloud</w:t>
      </w:r>
      <w:r w:rsidDel="00000000" w:rsidR="00000000" w:rsidRPr="00000000">
        <w:rPr>
          <w:rtl w:val="0"/>
        </w:rPr>
        <w:t xml:space="preserve">: Education session on feature name changes; note, some feature names in Prisma Cloud may differ from those in Cortex Cloud due to updated naming conventions.</w:t>
      </w:r>
    </w:p>
    <w:p w:rsidR="00000000" w:rsidDel="00000000" w:rsidP="00000000" w:rsidRDefault="00000000" w:rsidRPr="00000000" w14:paraId="00000171">
      <w:pPr>
        <w:pStyle w:val="Heading3"/>
        <w:rPr/>
      </w:pPr>
      <w:bookmarkStart w:colFirst="0" w:colLast="0" w:name="_5oybz2fysoct" w:id="25"/>
      <w:bookmarkEnd w:id="25"/>
      <w:r w:rsidDel="00000000" w:rsidR="00000000" w:rsidRPr="00000000">
        <w:rPr>
          <w:rtl w:val="0"/>
        </w:rPr>
        <w:t xml:space="preserve">Cloud Security Posture Management (CSPM)</w:t>
      </w:r>
    </w:p>
    <w:p w:rsidR="00000000" w:rsidDel="00000000" w:rsidP="00000000" w:rsidRDefault="00000000" w:rsidRPr="00000000" w14:paraId="00000172">
      <w:pPr>
        <w:rPr/>
      </w:pPr>
      <w:r w:rsidDel="00000000" w:rsidR="00000000" w:rsidRPr="00000000">
        <w:rPr>
          <w:rtl w:val="0"/>
        </w:rPr>
        <w:t xml:space="preserve">This section covers the upgrade activities for the Cloud Security Posture Management (CSPM) module within Cortex Cloud. Activities included in this module include creation of cloud security rules, posture security cases, custom compliance standards, report configurations, and creating third-party integrations/notifications as they were configured in Prisma Cloud. Upon completion of the configuration tasks the Professional Services consultant will hold education/awareness sessions to assist the customer with the changes.</w:t>
      </w:r>
    </w:p>
    <w:p w:rsidR="00000000" w:rsidDel="00000000" w:rsidP="00000000" w:rsidRDefault="00000000" w:rsidRPr="00000000" w14:paraId="00000173">
      <w:pPr>
        <w:rPr/>
      </w:pPr>
      <w:r w:rsidDel="00000000" w:rsidR="00000000" w:rsidRPr="00000000">
        <w:rPr>
          <w:rtl w:val="0"/>
        </w:rPr>
      </w:r>
    </w:p>
    <w:tbl>
      <w:tblPr>
        <w:tblStyle w:val="Table4"/>
        <w:tblW w:w="9495.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020"/>
        <w:gridCol w:w="1290"/>
        <w:gridCol w:w="2970"/>
        <w:gridCol w:w="2535"/>
        <w:gridCol w:w="1680"/>
        <w:tblGridChange w:id="0">
          <w:tblGrid>
            <w:gridCol w:w="1020"/>
            <w:gridCol w:w="1290"/>
            <w:gridCol w:w="2970"/>
            <w:gridCol w:w="2535"/>
            <w:gridCol w:w="1680"/>
          </w:tblGrid>
        </w:tblGridChange>
      </w:tblGrid>
      <w:tr>
        <w:trPr>
          <w:cantSplit w:val="0"/>
          <w:trHeight w:val="330"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16"/>
                <w:szCs w:val="16"/>
              </w:rPr>
            </w:pPr>
            <w:r w:rsidDel="00000000" w:rsidR="00000000" w:rsidRPr="00000000">
              <w:rPr>
                <w:b w:val="1"/>
                <w:bCs w:val="1"/>
                <w:color w:val="ffffff"/>
                <w:sz w:val="16"/>
                <w:szCs w:val="16"/>
                <w:rtl w:val="0"/>
              </w:rPr>
              <w:t xml:space="preserve">2. Cloud Security Posture Management (CSPM)</w:t>
            </w:r>
            <w:r w:rsidDel="00000000" w:rsidR="00000000" w:rsidRPr="00000000">
              <w:rPr>
                <w:rtl w:val="0"/>
              </w:rPr>
            </w:r>
          </w:p>
        </w:tc>
      </w:tr>
      <w:tr>
        <w:trPr>
          <w:cantSplit w:val="0"/>
          <w:trHeight w:val="480"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jc w:val="center"/>
              <w:rPr>
                <w:sz w:val="16"/>
                <w:szCs w:val="16"/>
              </w:rPr>
            </w:pPr>
            <w:r w:rsidDel="00000000" w:rsidR="00000000" w:rsidRPr="00000000">
              <w:rPr>
                <w:sz w:val="16"/>
                <w:szCs w:val="16"/>
                <w:rtl w:val="0"/>
              </w:rPr>
              <w:t xml:space="preserve">2.0.0</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rPr>
                <w:sz w:val="16"/>
                <w:szCs w:val="16"/>
              </w:rPr>
            </w:pPr>
            <w:r w:rsidDel="00000000" w:rsidR="00000000" w:rsidRPr="00000000">
              <w:rPr>
                <w:sz w:val="16"/>
                <w:szCs w:val="16"/>
                <w:rtl w:val="0"/>
              </w:rPr>
              <w:t xml:space="preserve">Validate Automated Creation of Cloud Posture Security Rules (Custom Policies in Prisma Cloud)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555"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jc w:val="center"/>
              <w:rPr>
                <w:sz w:val="16"/>
                <w:szCs w:val="16"/>
              </w:rPr>
            </w:pPr>
            <w:r w:rsidDel="00000000" w:rsidR="00000000" w:rsidRPr="00000000">
              <w:rPr>
                <w:sz w:val="16"/>
                <w:szCs w:val="16"/>
                <w:rtl w:val="0"/>
              </w:rPr>
              <w:t xml:space="preserve">2.1.0</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rPr>
                <w:sz w:val="16"/>
                <w:szCs w:val="16"/>
              </w:rPr>
            </w:pPr>
            <w:r w:rsidDel="00000000" w:rsidR="00000000" w:rsidRPr="00000000">
              <w:rPr>
                <w:sz w:val="16"/>
                <w:szCs w:val="16"/>
                <w:rtl w:val="0"/>
              </w:rPr>
              <w:t xml:space="preserve">Validate Automated Creation of Cloud Posture Security Policies (Alert Rules in Prisma Cloud)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jc w:val="center"/>
              <w:rPr>
                <w:sz w:val="16"/>
                <w:szCs w:val="16"/>
              </w:rPr>
            </w:pPr>
            <w:r w:rsidDel="00000000" w:rsidR="00000000" w:rsidRPr="00000000">
              <w:rPr>
                <w:sz w:val="16"/>
                <w:szCs w:val="16"/>
                <w:rtl w:val="0"/>
              </w:rPr>
              <w:t xml:space="preserve">2.2.0</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rPr>
                <w:sz w:val="16"/>
                <w:szCs w:val="16"/>
              </w:rPr>
            </w:pPr>
            <w:r w:rsidDel="00000000" w:rsidR="00000000" w:rsidRPr="00000000">
              <w:rPr>
                <w:sz w:val="16"/>
                <w:szCs w:val="16"/>
                <w:rtl w:val="0"/>
              </w:rPr>
              <w:t xml:space="preserve">Validate Automated Creation of Custom Compliance Standards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195"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jc w:val="center"/>
              <w:rPr>
                <w:sz w:val="16"/>
                <w:szCs w:val="16"/>
              </w:rPr>
            </w:pPr>
            <w:r w:rsidDel="00000000" w:rsidR="00000000" w:rsidRPr="00000000">
              <w:rPr>
                <w:sz w:val="16"/>
                <w:szCs w:val="16"/>
                <w:rtl w:val="0"/>
              </w:rPr>
              <w:t xml:space="preserve">2.3.0</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rPr>
                <w:sz w:val="16"/>
                <w:szCs w:val="16"/>
              </w:rPr>
            </w:pPr>
            <w:r w:rsidDel="00000000" w:rsidR="00000000" w:rsidRPr="00000000">
              <w:rPr>
                <w:sz w:val="16"/>
                <w:szCs w:val="16"/>
                <w:rtl w:val="0"/>
              </w:rPr>
              <w:t xml:space="preserve">Creation of Report Configurations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75"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16"/>
                <w:szCs w:val="16"/>
              </w:rPr>
            </w:pPr>
            <w:r w:rsidDel="00000000" w:rsidR="00000000" w:rsidRPr="00000000">
              <w:rPr>
                <w:sz w:val="16"/>
                <w:szCs w:val="16"/>
                <w:rtl w:val="0"/>
              </w:rPr>
              <w:t xml:space="preserve">2.4.0</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rPr>
                <w:sz w:val="16"/>
                <w:szCs w:val="16"/>
              </w:rPr>
            </w:pPr>
            <w:r w:rsidDel="00000000" w:rsidR="00000000" w:rsidRPr="00000000">
              <w:rPr>
                <w:sz w:val="16"/>
                <w:szCs w:val="16"/>
                <w:rtl w:val="0"/>
              </w:rPr>
              <w:t xml:space="preserve">Validate Automated Creation of Automation Rules (Notification Templates in Prisma Cloud)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jc w:val="center"/>
              <w:rPr>
                <w:sz w:val="16"/>
                <w:szCs w:val="16"/>
              </w:rPr>
            </w:pPr>
            <w:r w:rsidDel="00000000" w:rsidR="00000000" w:rsidRPr="00000000">
              <w:rPr>
                <w:sz w:val="16"/>
                <w:szCs w:val="16"/>
                <w:rtl w:val="0"/>
              </w:rPr>
              <w:t xml:space="preserve">2.4.1</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16"/>
                <w:szCs w:val="16"/>
              </w:rPr>
            </w:pPr>
            <w:r w:rsidDel="00000000" w:rsidR="00000000" w:rsidRPr="00000000">
              <w:rPr>
                <w:sz w:val="16"/>
                <w:szCs w:val="16"/>
                <w:rtl w:val="0"/>
              </w:rPr>
              <w:t xml:space="preserve">CSPM</w:t>
            </w:r>
          </w:p>
        </w:tc>
        <w:tc>
          <w:tcPr>
            <w:tcBorders>
              <w:top w:color="ffffff" w:space="0" w:sz="6" w:val="single"/>
              <w:bottom w:color="ffffff"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rPr>
                <w:sz w:val="16"/>
                <w:szCs w:val="16"/>
              </w:rPr>
            </w:pPr>
            <w:r w:rsidDel="00000000" w:rsidR="00000000" w:rsidRPr="00000000">
              <w:rPr>
                <w:sz w:val="16"/>
                <w:szCs w:val="16"/>
                <w:rtl w:val="0"/>
              </w:rPr>
              <w:t xml:space="preserve">Enable Third Party Integrations/Notifications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20" w:hRule="atLeast"/>
          <w:tblHeader w:val="0"/>
        </w:trPr>
        <w:tc>
          <w:tcPr>
            <w:tcBorders>
              <w:top w:color="ffffff" w:space="0" w:sz="6" w:val="single"/>
              <w:left w:color="ffffff"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jc w:val="center"/>
              <w:rPr>
                <w:sz w:val="16"/>
                <w:szCs w:val="16"/>
              </w:rPr>
            </w:pPr>
            <w:r w:rsidDel="00000000" w:rsidR="00000000" w:rsidRPr="00000000">
              <w:rPr>
                <w:sz w:val="16"/>
                <w:szCs w:val="16"/>
                <w:rtl w:val="0"/>
              </w:rPr>
              <w:t xml:space="preserve">2.5.0</w:t>
            </w:r>
          </w:p>
        </w:tc>
        <w:tc>
          <w:tcPr>
            <w:tcBorders>
              <w:top w:color="ffffff"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jc w:val="center"/>
              <w:rPr>
                <w:sz w:val="16"/>
                <w:szCs w:val="16"/>
              </w:rPr>
            </w:pPr>
            <w:r w:rsidDel="00000000" w:rsidR="00000000" w:rsidRPr="00000000">
              <w:rPr>
                <w:sz w:val="16"/>
                <w:szCs w:val="16"/>
                <w:rtl w:val="0"/>
              </w:rPr>
              <w:t xml:space="preserve">CSPM</w:t>
            </w:r>
          </w:p>
        </w:tc>
        <w:tc>
          <w:tcPr>
            <w:tcBorders>
              <w:top w:color="ffffff" w:space="0" w:sz="6"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rPr>
                <w:sz w:val="16"/>
                <w:szCs w:val="16"/>
              </w:rPr>
            </w:pPr>
            <w:r w:rsidDel="00000000" w:rsidR="00000000" w:rsidRPr="00000000">
              <w:rPr>
                <w:sz w:val="16"/>
                <w:szCs w:val="16"/>
                <w:rtl w:val="0"/>
              </w:rPr>
              <w:t xml:space="preserve">Implement SBAC for CSPM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jc w:val="center"/>
              <w:rPr>
                <w:sz w:val="16"/>
                <w:szCs w:val="16"/>
              </w:rPr>
            </w:pPr>
            <w:r w:rsidDel="00000000" w:rsidR="00000000" w:rsidRPr="00000000">
              <w:rPr>
                <w:sz w:val="16"/>
                <w:szCs w:val="16"/>
                <w:rtl w:val="0"/>
              </w:rPr>
              <w:t xml:space="preserve">2.6.0</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16"/>
                <w:szCs w:val="16"/>
              </w:rPr>
            </w:pPr>
            <w:r w:rsidDel="00000000" w:rsidR="00000000" w:rsidRPr="00000000">
              <w:rPr>
                <w:sz w:val="16"/>
                <w:szCs w:val="16"/>
                <w:rtl w:val="0"/>
              </w:rPr>
              <w:t xml:space="preserve">CSPM</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16"/>
                <w:szCs w:val="16"/>
              </w:rPr>
            </w:pPr>
            <w:r w:rsidDel="00000000" w:rsidR="00000000" w:rsidRPr="00000000">
              <w:rPr>
                <w:sz w:val="16"/>
                <w:szCs w:val="16"/>
                <w:rtl w:val="0"/>
              </w:rPr>
              <w:t xml:space="preserve">API Awareness Session for CSPM</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16"/>
                <w:szCs w:val="16"/>
              </w:rPr>
            </w:pPr>
            <w:r w:rsidDel="00000000" w:rsidR="00000000" w:rsidRPr="00000000">
              <w:rPr>
                <w:sz w:val="16"/>
                <w:szCs w:val="16"/>
                <w:rtl w:val="0"/>
              </w:rPr>
              <w:t xml:space="preserve">2.6.1</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jc w:val="center"/>
              <w:rPr>
                <w:sz w:val="16"/>
                <w:szCs w:val="16"/>
              </w:rPr>
            </w:pPr>
            <w:r w:rsidDel="00000000" w:rsidR="00000000" w:rsidRPr="00000000">
              <w:rPr>
                <w:sz w:val="16"/>
                <w:szCs w:val="16"/>
                <w:rtl w:val="0"/>
              </w:rPr>
              <w:t xml:space="preserve">CSPM</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16"/>
                <w:szCs w:val="16"/>
              </w:rPr>
            </w:pPr>
            <w:r w:rsidDel="00000000" w:rsidR="00000000" w:rsidRPr="00000000">
              <w:rPr>
                <w:sz w:val="16"/>
                <w:szCs w:val="16"/>
                <w:rtl w:val="0"/>
              </w:rPr>
              <w:t xml:space="preserve">Dashboards and Reporting for CSPM</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4"/>
        <w:rPr/>
      </w:pPr>
      <w:bookmarkStart w:colFirst="0" w:colLast="0" w:name="_pzscri5n283h" w:id="26"/>
      <w:bookmarkEnd w:id="26"/>
      <w:r w:rsidDel="00000000" w:rsidR="00000000" w:rsidRPr="00000000">
        <w:rPr>
          <w:rtl w:val="0"/>
        </w:rPr>
        <w:t xml:space="preserve">Task Definitions</w:t>
      </w:r>
    </w:p>
    <w:p w:rsidR="00000000" w:rsidDel="00000000" w:rsidP="00000000" w:rsidRDefault="00000000" w:rsidRPr="00000000" w14:paraId="000001A8">
      <w:pPr>
        <w:numPr>
          <w:ilvl w:val="0"/>
          <w:numId w:val="2"/>
        </w:numPr>
        <w:ind w:left="720" w:hanging="360"/>
        <w:rPr>
          <w:b w:val="1"/>
          <w:bCs w:val="1"/>
        </w:rPr>
      </w:pPr>
      <w:r w:rsidDel="00000000" w:rsidR="00000000" w:rsidRPr="00000000">
        <w:rPr>
          <w:b w:val="1"/>
          <w:bCs w:val="1"/>
          <w:rtl w:val="0"/>
        </w:rPr>
        <w:t xml:space="preserve">Validate Automated Creation of Cloud Posture Security Rules (Custom Policies in Prisma Cloud)</w:t>
      </w:r>
      <w:r w:rsidDel="00000000" w:rsidR="00000000" w:rsidRPr="00000000">
        <w:rPr>
          <w:rtl w:val="0"/>
        </w:rPr>
        <w:t xml:space="preserve">: After executing task 1.1.2 via Upgrade Helper, you must validate the copied cloud posture security rules are working as intended.</w:t>
      </w:r>
    </w:p>
    <w:p w:rsidR="00000000" w:rsidDel="00000000" w:rsidP="00000000" w:rsidRDefault="00000000" w:rsidRPr="00000000" w14:paraId="000001A9">
      <w:pPr>
        <w:numPr>
          <w:ilvl w:val="0"/>
          <w:numId w:val="2"/>
        </w:numPr>
        <w:ind w:left="720" w:hanging="360"/>
        <w:rPr>
          <w:b w:val="1"/>
          <w:bCs w:val="1"/>
        </w:rPr>
      </w:pPr>
      <w:r w:rsidDel="00000000" w:rsidR="00000000" w:rsidRPr="00000000">
        <w:rPr>
          <w:b w:val="1"/>
          <w:bCs w:val="1"/>
          <w:rtl w:val="0"/>
        </w:rPr>
        <w:t xml:space="preserve">Validate Automated Creation of Cloud Posture Security Policies (Alert Rules in Prisma Cloud)</w:t>
      </w:r>
      <w:r w:rsidDel="00000000" w:rsidR="00000000" w:rsidRPr="00000000">
        <w:rPr>
          <w:rtl w:val="0"/>
        </w:rPr>
        <w:t xml:space="preserve">: After executing task 1.1.3 via Upgrade Helper, you must validate the copied cloud posture security policies are working as intended. </w:t>
      </w:r>
    </w:p>
    <w:p w:rsidR="00000000" w:rsidDel="00000000" w:rsidP="00000000" w:rsidRDefault="00000000" w:rsidRPr="00000000" w14:paraId="000001AA">
      <w:pPr>
        <w:numPr>
          <w:ilvl w:val="0"/>
          <w:numId w:val="2"/>
        </w:numPr>
        <w:ind w:left="720" w:hanging="360"/>
        <w:rPr>
          <w:u w:val="none"/>
        </w:rPr>
      </w:pPr>
      <w:r w:rsidDel="00000000" w:rsidR="00000000" w:rsidRPr="00000000">
        <w:rPr>
          <w:b w:val="1"/>
          <w:bCs w:val="1"/>
          <w:rtl w:val="0"/>
        </w:rPr>
        <w:t xml:space="preserve">Validate Automated Creation of Custom Compliance Standards</w:t>
      </w:r>
      <w:r w:rsidDel="00000000" w:rsidR="00000000" w:rsidRPr="00000000">
        <w:rPr>
          <w:rtl w:val="0"/>
        </w:rPr>
        <w:t xml:space="preserve">: After executing task 1.1.5 via Upgrade Helper, you must validate the copied custom compliance standards work as expected. </w:t>
      </w:r>
    </w:p>
    <w:p w:rsidR="00000000" w:rsidDel="00000000" w:rsidP="00000000" w:rsidRDefault="00000000" w:rsidRPr="00000000" w14:paraId="000001AB">
      <w:pPr>
        <w:numPr>
          <w:ilvl w:val="0"/>
          <w:numId w:val="2"/>
        </w:numPr>
        <w:ind w:left="720" w:hanging="360"/>
        <w:rPr>
          <w:b w:val="1"/>
          <w:bCs w:val="1"/>
        </w:rPr>
      </w:pPr>
      <w:r w:rsidDel="00000000" w:rsidR="00000000" w:rsidRPr="00000000">
        <w:rPr>
          <w:b w:val="1"/>
          <w:bCs w:val="1"/>
          <w:rtl w:val="0"/>
        </w:rPr>
        <w:t xml:space="preserve">Creation of Report Configurations</w:t>
      </w:r>
      <w:r w:rsidDel="00000000" w:rsidR="00000000" w:rsidRPr="00000000">
        <w:rPr>
          <w:rtl w:val="0"/>
        </w:rPr>
        <w:t xml:space="preserve">: Configure report settings in Cortex Cloud to mirror the reports you have set up in Prisma Cloud.</w:t>
      </w:r>
    </w:p>
    <w:p w:rsidR="00000000" w:rsidDel="00000000" w:rsidP="00000000" w:rsidRDefault="00000000" w:rsidRPr="00000000" w14:paraId="000001AC">
      <w:pPr>
        <w:numPr>
          <w:ilvl w:val="0"/>
          <w:numId w:val="2"/>
        </w:numPr>
        <w:ind w:left="720" w:hanging="360"/>
        <w:rPr>
          <w:b w:val="1"/>
          <w:bCs w:val="1"/>
        </w:rPr>
      </w:pPr>
      <w:r w:rsidDel="00000000" w:rsidR="00000000" w:rsidRPr="00000000">
        <w:rPr>
          <w:b w:val="1"/>
          <w:bCs w:val="1"/>
          <w:rtl w:val="0"/>
        </w:rPr>
        <w:t xml:space="preserve">Validate Automated Creation of Automation Rules (Notification Templates in Prisma Cloud)</w:t>
      </w:r>
      <w:r w:rsidDel="00000000" w:rsidR="00000000" w:rsidRPr="00000000">
        <w:rPr>
          <w:rtl w:val="0"/>
        </w:rPr>
        <w:t xml:space="preserve">: After executing task 1.1.4 via Upgrade Helper, you must validate the copied automation rules work as expected.</w:t>
      </w:r>
    </w:p>
    <w:p w:rsidR="00000000" w:rsidDel="00000000" w:rsidP="00000000" w:rsidRDefault="00000000" w:rsidRPr="00000000" w14:paraId="000001AD">
      <w:pPr>
        <w:numPr>
          <w:ilvl w:val="0"/>
          <w:numId w:val="2"/>
        </w:numPr>
        <w:ind w:left="720" w:hanging="360"/>
        <w:rPr>
          <w:b w:val="1"/>
          <w:bCs w:val="1"/>
        </w:rPr>
      </w:pPr>
      <w:r w:rsidDel="00000000" w:rsidR="00000000" w:rsidRPr="00000000">
        <w:rPr>
          <w:b w:val="1"/>
          <w:bCs w:val="1"/>
          <w:rtl w:val="0"/>
        </w:rPr>
        <w:t xml:space="preserve">Enable Third Party Integrations/Notifications</w:t>
      </w:r>
      <w:r w:rsidDel="00000000" w:rsidR="00000000" w:rsidRPr="00000000">
        <w:rPr>
          <w:rtl w:val="0"/>
        </w:rPr>
        <w:t xml:space="preserve">: Onboard third-party integrations and notifications systems to Cortex Cloud that were configured in Prisma Cloud.</w:t>
      </w:r>
    </w:p>
    <w:p w:rsidR="00000000" w:rsidDel="00000000" w:rsidP="00000000" w:rsidRDefault="00000000" w:rsidRPr="00000000" w14:paraId="000001AE">
      <w:pPr>
        <w:numPr>
          <w:ilvl w:val="0"/>
          <w:numId w:val="2"/>
        </w:numPr>
        <w:ind w:left="720" w:hanging="360"/>
        <w:rPr>
          <w:u w:val="none"/>
        </w:rPr>
      </w:pPr>
      <w:r w:rsidDel="00000000" w:rsidR="00000000" w:rsidRPr="00000000">
        <w:rPr>
          <w:b w:val="1"/>
          <w:bCs w:val="1"/>
          <w:rtl w:val="0"/>
        </w:rPr>
        <w:t xml:space="preserve">Implement SBAC for CSPM:</w:t>
      </w:r>
      <w:r w:rsidDel="00000000" w:rsidR="00000000" w:rsidRPr="00000000">
        <w:rPr>
          <w:rtl w:val="0"/>
        </w:rPr>
        <w:t xml:space="preserve"> Set the scope of users, user groups, and API keys based on the following areas - assets, cases and issues, endpoints.</w:t>
      </w:r>
    </w:p>
    <w:p w:rsidR="00000000" w:rsidDel="00000000" w:rsidP="00000000" w:rsidRDefault="00000000" w:rsidRPr="00000000" w14:paraId="000001AF">
      <w:pPr>
        <w:numPr>
          <w:ilvl w:val="0"/>
          <w:numId w:val="2"/>
        </w:numPr>
        <w:ind w:left="720" w:hanging="360"/>
        <w:rPr>
          <w:b w:val="1"/>
          <w:bCs w:val="1"/>
        </w:rPr>
      </w:pPr>
      <w:r w:rsidDel="00000000" w:rsidR="00000000" w:rsidRPr="00000000">
        <w:rPr>
          <w:b w:val="1"/>
          <w:bCs w:val="1"/>
          <w:rtl w:val="0"/>
        </w:rPr>
        <w:t xml:space="preserve">API Awareness Session for CSPM</w:t>
      </w:r>
      <w:r w:rsidDel="00000000" w:rsidR="00000000" w:rsidRPr="00000000">
        <w:rPr>
          <w:rtl w:val="0"/>
        </w:rPr>
        <w:t xml:space="preserve">: Train customers on the new API endpoints available for Cloud Security Posture Management (CSPM).</w:t>
      </w:r>
    </w:p>
    <w:p w:rsidR="00000000" w:rsidDel="00000000" w:rsidP="00000000" w:rsidRDefault="00000000" w:rsidRPr="00000000" w14:paraId="000001B0">
      <w:pPr>
        <w:numPr>
          <w:ilvl w:val="0"/>
          <w:numId w:val="2"/>
        </w:numPr>
        <w:ind w:left="720" w:hanging="360"/>
        <w:rPr>
          <w:b w:val="1"/>
          <w:bCs w:val="1"/>
        </w:rPr>
      </w:pPr>
      <w:r w:rsidDel="00000000" w:rsidR="00000000" w:rsidRPr="00000000">
        <w:rPr>
          <w:b w:val="1"/>
          <w:bCs w:val="1"/>
          <w:rtl w:val="0"/>
        </w:rPr>
        <w:t xml:space="preserve">Dashboards and Reporting for CSPM</w:t>
      </w:r>
      <w:r w:rsidDel="00000000" w:rsidR="00000000" w:rsidRPr="00000000">
        <w:rPr>
          <w:rtl w:val="0"/>
        </w:rPr>
        <w:t xml:space="preserve">: Provide a walkthrough of the new dashboards and widgets offered in Cortex Cloud for CSPM.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Onboard third-party integrations and notifications systems to Cortex Cloud that were configured in Prisma Cloud.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4c1lrl594tr9" w:id="27"/>
      <w:bookmarkEnd w:id="27"/>
      <w:r w:rsidDel="00000000" w:rsidR="00000000" w:rsidRPr="00000000">
        <w:rPr>
          <w:rtl w:val="0"/>
        </w:rPr>
        <w:t xml:space="preserve">Cloud Infrastructure Entitlement Management (CIEM/IAM)</w:t>
      </w:r>
    </w:p>
    <w:p w:rsidR="00000000" w:rsidDel="00000000" w:rsidP="00000000" w:rsidRDefault="00000000" w:rsidRPr="00000000" w14:paraId="000001B8">
      <w:pPr>
        <w:rPr/>
      </w:pPr>
      <w:r w:rsidDel="00000000" w:rsidR="00000000" w:rsidRPr="00000000">
        <w:rPr>
          <w:rtl w:val="0"/>
        </w:rPr>
        <w:t xml:space="preserve">This section covers Cloud Infrastructure Entitlement Management (CIEM) </w:t>
      </w:r>
      <w:r w:rsidDel="00000000" w:rsidR="00000000" w:rsidRPr="00000000">
        <w:rPr>
          <w:rtl w:val="0"/>
        </w:rPr>
        <w:t xml:space="preserve">module</w:t>
      </w:r>
      <w:r w:rsidDel="00000000" w:rsidR="00000000" w:rsidRPr="00000000">
        <w:rPr>
          <w:rtl w:val="0"/>
        </w:rPr>
        <w:t xml:space="preserve"> within Cortex Cloud. Within this module, the consultant will be responsible for assisting the customer with data source onboarding/offboarding activities, configuration tasks, and education/awareness sessions. </w:t>
      </w:r>
    </w:p>
    <w:p w:rsidR="00000000" w:rsidDel="00000000" w:rsidP="00000000" w:rsidRDefault="00000000" w:rsidRPr="00000000" w14:paraId="000001B9">
      <w:pPr>
        <w:rPr/>
      </w:pPr>
      <w:r w:rsidDel="00000000" w:rsidR="00000000" w:rsidRPr="00000000">
        <w:rPr>
          <w:rtl w:val="0"/>
        </w:rPr>
      </w:r>
    </w:p>
    <w:tbl>
      <w:tblPr>
        <w:tblStyle w:val="Table5"/>
        <w:tblW w:w="948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615"/>
        <w:gridCol w:w="1140"/>
        <w:gridCol w:w="2850"/>
        <w:gridCol w:w="2175"/>
        <w:gridCol w:w="2700"/>
        <w:tblGridChange w:id="0">
          <w:tblGrid>
            <w:gridCol w:w="615"/>
            <w:gridCol w:w="1140"/>
            <w:gridCol w:w="2850"/>
            <w:gridCol w:w="2175"/>
            <w:gridCol w:w="2700"/>
          </w:tblGrid>
        </w:tblGridChange>
      </w:tblGrid>
      <w:tr>
        <w:trPr>
          <w:cantSplit w:val="0"/>
          <w:trHeight w:val="400"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1BA">
            <w:pPr>
              <w:widowControl w:val="0"/>
              <w:rPr>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3. Cloud Infrastructure Entitlement Management (CIEM)</w:t>
            </w:r>
            <w:r w:rsidDel="00000000" w:rsidR="00000000" w:rsidRPr="00000000">
              <w:rPr>
                <w:rtl w:val="0"/>
              </w:rPr>
            </w:r>
          </w:p>
        </w:tc>
      </w:tr>
      <w:tr>
        <w:trPr>
          <w:cantSplit w:val="0"/>
          <w:trHeight w:val="56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16"/>
                <w:szCs w:val="16"/>
              </w:rPr>
            </w:pPr>
            <w:r w:rsidDel="00000000" w:rsidR="00000000" w:rsidRPr="00000000">
              <w:rPr>
                <w:sz w:val="16"/>
                <w:szCs w:val="16"/>
                <w:rtl w:val="0"/>
              </w:rPr>
              <w:t xml:space="preserve">3.0.0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jc w:val="center"/>
              <w:rPr>
                <w:sz w:val="16"/>
                <w:szCs w:val="16"/>
              </w:rPr>
            </w:pPr>
            <w:r w:rsidDel="00000000" w:rsidR="00000000" w:rsidRPr="00000000">
              <w:rPr>
                <w:sz w:val="16"/>
                <w:szCs w:val="16"/>
                <w:rtl w:val="0"/>
              </w:rPr>
              <w:t xml:space="preserve">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rPr>
                <w:sz w:val="16"/>
                <w:szCs w:val="16"/>
              </w:rPr>
            </w:pPr>
            <w:r w:rsidDel="00000000" w:rsidR="00000000" w:rsidRPr="00000000">
              <w:rPr>
                <w:sz w:val="16"/>
                <w:szCs w:val="16"/>
                <w:rtl w:val="0"/>
              </w:rPr>
              <w:t xml:space="preserve">Identity Provider (IdP) Onboarding in Cortex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jc w:val="center"/>
              <w:rPr>
                <w:rFonts w:ascii="Helvetica Neue" w:cs="Helvetica Neue" w:eastAsia="Helvetica Neue" w:hAnsi="Helvetica Neue"/>
                <w:color w:val="215a6c"/>
                <w:sz w:val="16"/>
                <w:szCs w:val="16"/>
              </w:rPr>
            </w:pPr>
            <w:r w:rsidDel="00000000" w:rsidR="00000000" w:rsidRPr="00000000">
              <w:rPr>
                <w:rFonts w:ascii="Helvetica Neue" w:cs="Helvetica Neue" w:eastAsia="Helvetica Neue" w:hAnsi="Helvetica Neue"/>
                <w:color w:val="215a6c"/>
                <w:sz w:val="16"/>
                <w:szCs w:val="16"/>
                <w:rtl w:val="0"/>
              </w:rPr>
              <w:t xml:space="preserve">Professional Services</w:t>
            </w:r>
          </w:p>
        </w:tc>
      </w:tr>
      <w:tr>
        <w:trPr>
          <w:cantSplit w:val="0"/>
          <w:trHeight w:val="56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jc w:val="center"/>
              <w:rPr>
                <w:sz w:val="16"/>
                <w:szCs w:val="16"/>
              </w:rPr>
            </w:pPr>
            <w:r w:rsidDel="00000000" w:rsidR="00000000" w:rsidRPr="00000000">
              <w:rPr>
                <w:sz w:val="16"/>
                <w:szCs w:val="16"/>
                <w:rtl w:val="0"/>
              </w:rPr>
              <w:t xml:space="preserve">3.1.0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jc w:val="center"/>
              <w:rPr>
                <w:sz w:val="16"/>
                <w:szCs w:val="16"/>
              </w:rPr>
            </w:pPr>
            <w:r w:rsidDel="00000000" w:rsidR="00000000" w:rsidRPr="00000000">
              <w:rPr>
                <w:sz w:val="16"/>
                <w:szCs w:val="16"/>
                <w:rtl w:val="0"/>
              </w:rPr>
              <w:t xml:space="preserve">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rPr>
                <w:sz w:val="16"/>
                <w:szCs w:val="16"/>
              </w:rPr>
            </w:pPr>
            <w:r w:rsidDel="00000000" w:rsidR="00000000" w:rsidRPr="00000000">
              <w:rPr>
                <w:sz w:val="16"/>
                <w:szCs w:val="16"/>
                <w:rtl w:val="0"/>
              </w:rPr>
              <w:t xml:space="preserve">Disable CIEM Integrations/IDP Integrations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rFonts w:ascii="Helvetica Neue" w:cs="Helvetica Neue" w:eastAsia="Helvetica Neue" w:hAnsi="Helvetica Neue"/>
                <w:color w:val="215a6c"/>
                <w:sz w:val="16"/>
                <w:szCs w:val="16"/>
              </w:rPr>
            </w:pPr>
            <w:r w:rsidDel="00000000" w:rsidR="00000000" w:rsidRPr="00000000">
              <w:rPr>
                <w:rFonts w:ascii="Helvetica Neue" w:cs="Helvetica Neue" w:eastAsia="Helvetica Neue" w:hAnsi="Helvetica Neue"/>
                <w:color w:val="215a6c"/>
                <w:sz w:val="16"/>
                <w:szCs w:val="16"/>
                <w:rtl w:val="0"/>
              </w:rPr>
              <w:t xml:space="preserve">Professional Services</w:t>
            </w:r>
          </w:p>
        </w:tc>
      </w:tr>
      <w:tr>
        <w:trPr>
          <w:cantSplit w:val="0"/>
          <w:trHeight w:val="56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3.2.0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Review compliance and policy changes for 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rFonts w:ascii="Helvetica Neue" w:cs="Helvetica Neue" w:eastAsia="Helvetica Neue" w:hAnsi="Helvetica Neue"/>
                <w:color w:val="215a6c"/>
                <w:sz w:val="16"/>
                <w:szCs w:val="16"/>
              </w:rPr>
            </w:pPr>
            <w:r w:rsidDel="00000000" w:rsidR="00000000" w:rsidRPr="00000000">
              <w:rPr>
                <w:rFonts w:ascii="Helvetica Neue" w:cs="Helvetica Neue" w:eastAsia="Helvetica Neue" w:hAnsi="Helvetica Neue"/>
                <w:color w:val="215a6c"/>
                <w:sz w:val="16"/>
                <w:szCs w:val="16"/>
                <w:rtl w:val="0"/>
              </w:rPr>
              <w:t xml:space="preserve">Professional Services</w:t>
            </w:r>
          </w:p>
        </w:tc>
      </w:tr>
      <w:tr>
        <w:trPr>
          <w:cantSplit w:val="0"/>
          <w:trHeight w:val="56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3.3.1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Dashboards and Reporting for 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jc w:val="center"/>
              <w:rPr>
                <w:rFonts w:ascii="Helvetica Neue" w:cs="Helvetica Neue" w:eastAsia="Helvetica Neue" w:hAnsi="Helvetica Neue"/>
                <w:color w:val="215a6c"/>
                <w:sz w:val="16"/>
                <w:szCs w:val="16"/>
              </w:rPr>
            </w:pPr>
            <w:r w:rsidDel="00000000" w:rsidR="00000000" w:rsidRPr="00000000">
              <w:rPr>
                <w:rFonts w:ascii="Helvetica Neue" w:cs="Helvetica Neue" w:eastAsia="Helvetica Neue" w:hAnsi="Helvetica Neue"/>
                <w:color w:val="215a6c"/>
                <w:sz w:val="16"/>
                <w:szCs w:val="16"/>
                <w:rtl w:val="0"/>
              </w:rPr>
              <w:t xml:space="preserve">Professional Services</w:t>
            </w:r>
          </w:p>
        </w:tc>
      </w:tr>
      <w:tr>
        <w:trPr>
          <w:cantSplit w:val="0"/>
          <w:trHeight w:val="56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3.3.2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6"/>
                <w:szCs w:val="16"/>
                <w:rtl w:val="0"/>
              </w:rPr>
              <w:t xml:space="preserve">API Awareness Session for CIEM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rFonts w:ascii="Helvetica Neue" w:cs="Helvetica Neue" w:eastAsia="Helvetica Neue" w:hAnsi="Helvetica Neue"/>
                <w:color w:val="215a6c"/>
                <w:sz w:val="16"/>
                <w:szCs w:val="16"/>
              </w:rPr>
            </w:pPr>
            <w:r w:rsidDel="00000000" w:rsidR="00000000" w:rsidRPr="00000000">
              <w:rPr>
                <w:rFonts w:ascii="Helvetica Neue" w:cs="Helvetica Neue" w:eastAsia="Helvetica Neue" w:hAnsi="Helvetica Neue"/>
                <w:color w:val="215a6c"/>
                <w:sz w:val="16"/>
                <w:szCs w:val="16"/>
                <w:rtl w:val="0"/>
              </w:rPr>
              <w:t xml:space="preserve">Professional Services</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4"/>
        <w:rPr/>
      </w:pPr>
      <w:bookmarkStart w:colFirst="0" w:colLast="0" w:name="_3t9tkbcd8siv" w:id="28"/>
      <w:bookmarkEnd w:id="28"/>
      <w:r w:rsidDel="00000000" w:rsidR="00000000" w:rsidRPr="00000000">
        <w:rPr>
          <w:rtl w:val="0"/>
        </w:rPr>
        <w:t xml:space="preserve">Task Definitions</w:t>
      </w:r>
    </w:p>
    <w:p w:rsidR="00000000" w:rsidDel="00000000" w:rsidP="00000000" w:rsidRDefault="00000000" w:rsidRPr="00000000" w14:paraId="000001DA">
      <w:pPr>
        <w:numPr>
          <w:ilvl w:val="0"/>
          <w:numId w:val="3"/>
        </w:numPr>
        <w:ind w:left="720" w:hanging="360"/>
        <w:rPr>
          <w:b w:val="1"/>
          <w:bCs w:val="1"/>
        </w:rPr>
      </w:pPr>
      <w:r w:rsidDel="00000000" w:rsidR="00000000" w:rsidRPr="00000000">
        <w:rPr>
          <w:b w:val="1"/>
          <w:bCs w:val="1"/>
          <w:rtl w:val="0"/>
        </w:rPr>
        <w:t xml:space="preserve">Identity Provider (IdP) Onboarding in Cortex Cloud</w:t>
      </w:r>
      <w:r w:rsidDel="00000000" w:rsidR="00000000" w:rsidRPr="00000000">
        <w:rPr>
          <w:rtl w:val="0"/>
        </w:rPr>
        <w:t xml:space="preserve">: Integrate your Identity Provider (IdP) with Cortex Cloud for the IAM/CIEM module.</w:t>
      </w:r>
    </w:p>
    <w:p w:rsidR="00000000" w:rsidDel="00000000" w:rsidP="00000000" w:rsidRDefault="00000000" w:rsidRPr="00000000" w14:paraId="000001DB">
      <w:pPr>
        <w:numPr>
          <w:ilvl w:val="0"/>
          <w:numId w:val="3"/>
        </w:numPr>
        <w:ind w:left="720" w:hanging="360"/>
        <w:rPr>
          <w:b w:val="1"/>
          <w:bCs w:val="1"/>
        </w:rPr>
      </w:pPr>
      <w:r w:rsidDel="00000000" w:rsidR="00000000" w:rsidRPr="00000000">
        <w:rPr>
          <w:b w:val="1"/>
          <w:bCs w:val="1"/>
          <w:rtl w:val="0"/>
        </w:rPr>
        <w:t xml:space="preserve">Disable CIEM Integrations/IDP Integrations in Prisma Cloud</w:t>
      </w:r>
      <w:r w:rsidDel="00000000" w:rsidR="00000000" w:rsidRPr="00000000">
        <w:rPr>
          <w:rtl w:val="0"/>
        </w:rPr>
        <w:t xml:space="preserve">: Remove your IdP from the Prisma Cloud IAM/CIEM module.</w:t>
      </w:r>
    </w:p>
    <w:p w:rsidR="00000000" w:rsidDel="00000000" w:rsidP="00000000" w:rsidRDefault="00000000" w:rsidRPr="00000000" w14:paraId="000001DC">
      <w:pPr>
        <w:numPr>
          <w:ilvl w:val="0"/>
          <w:numId w:val="3"/>
        </w:numPr>
        <w:ind w:left="720" w:hanging="360"/>
        <w:rPr>
          <w:b w:val="1"/>
          <w:bCs w:val="1"/>
        </w:rPr>
      </w:pPr>
      <w:r w:rsidDel="00000000" w:rsidR="00000000" w:rsidRPr="00000000">
        <w:rPr>
          <w:b w:val="1"/>
          <w:bCs w:val="1"/>
          <w:rtl w:val="0"/>
        </w:rPr>
        <w:t xml:space="preserve">Review compliance and policy changes for CIEM</w:t>
      </w:r>
      <w:r w:rsidDel="00000000" w:rsidR="00000000" w:rsidRPr="00000000">
        <w:rPr>
          <w:rtl w:val="0"/>
        </w:rPr>
        <w:t xml:space="preserve">: Review new CIEM module features and IAM policy capabilities in Cortex Cloud, such as adding IAM policies to custom compliance standards and consolidating redundant policies from Prisma Cloud into standardized rules.</w:t>
      </w:r>
    </w:p>
    <w:p w:rsidR="00000000" w:rsidDel="00000000" w:rsidP="00000000" w:rsidRDefault="00000000" w:rsidRPr="00000000" w14:paraId="000001DD">
      <w:pPr>
        <w:numPr>
          <w:ilvl w:val="0"/>
          <w:numId w:val="3"/>
        </w:numPr>
        <w:ind w:left="720" w:hanging="360"/>
        <w:rPr>
          <w:b w:val="1"/>
          <w:bCs w:val="1"/>
        </w:rPr>
      </w:pPr>
      <w:r w:rsidDel="00000000" w:rsidR="00000000" w:rsidRPr="00000000">
        <w:rPr>
          <w:b w:val="1"/>
          <w:bCs w:val="1"/>
          <w:rtl w:val="0"/>
        </w:rPr>
        <w:t xml:space="preserve">Dashboards and Reporting for CIEM</w:t>
      </w:r>
      <w:r w:rsidDel="00000000" w:rsidR="00000000" w:rsidRPr="00000000">
        <w:rPr>
          <w:rtl w:val="0"/>
        </w:rPr>
        <w:t xml:space="preserve">: Offer a walkthrough of the updated dashboards and widgets available in Cortex Cloud.</w:t>
      </w:r>
    </w:p>
    <w:p w:rsidR="00000000" w:rsidDel="00000000" w:rsidP="00000000" w:rsidRDefault="00000000" w:rsidRPr="00000000" w14:paraId="000001DE">
      <w:pPr>
        <w:numPr>
          <w:ilvl w:val="0"/>
          <w:numId w:val="3"/>
        </w:numPr>
        <w:ind w:left="720" w:hanging="360"/>
        <w:rPr>
          <w:b w:val="1"/>
          <w:bCs w:val="1"/>
        </w:rPr>
      </w:pPr>
      <w:r w:rsidDel="00000000" w:rsidR="00000000" w:rsidRPr="00000000">
        <w:rPr>
          <w:b w:val="1"/>
          <w:bCs w:val="1"/>
          <w:rtl w:val="0"/>
        </w:rPr>
        <w:t xml:space="preserve">API Awareness Session for CIEM</w:t>
      </w:r>
      <w:r w:rsidDel="00000000" w:rsidR="00000000" w:rsidRPr="00000000">
        <w:rPr>
          <w:rtl w:val="0"/>
        </w:rPr>
        <w:t xml:space="preserve">: Train customers on the new API endpoints for CIEM.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1937lh6da6c9" w:id="29"/>
      <w:bookmarkEnd w:id="29"/>
      <w:r w:rsidDel="00000000" w:rsidR="00000000" w:rsidRPr="00000000">
        <w:rPr>
          <w:rtl w:val="0"/>
        </w:rPr>
        <w:t xml:space="preserve">Data Security Posture Management &amp; AI Security Posture Management</w:t>
      </w:r>
    </w:p>
    <w:p w:rsidR="00000000" w:rsidDel="00000000" w:rsidP="00000000" w:rsidRDefault="00000000" w:rsidRPr="00000000" w14:paraId="000001E1">
      <w:pPr>
        <w:rPr/>
      </w:pPr>
      <w:r w:rsidDel="00000000" w:rsidR="00000000" w:rsidRPr="00000000">
        <w:rPr>
          <w:rtl w:val="0"/>
        </w:rPr>
        <w:t xml:space="preserve">This section covers the Data Security Posture Management &amp; AI Security Posture Management (DSPM/AI-SPM) module upgrade activities for Cortex Cloud. Initial onboarding of CSPs for DSPM takes place in the platform module per the new data source onboarding structure. For any additional data store accounts/sources (such as Snowflake or O365) the data source onboarding tasks are there to address those activities.</w:t>
      </w:r>
    </w:p>
    <w:p w:rsidR="00000000" w:rsidDel="00000000" w:rsidP="00000000" w:rsidRDefault="00000000" w:rsidRPr="00000000" w14:paraId="000001E2">
      <w:pPr>
        <w:rPr/>
      </w:pPr>
      <w:r w:rsidDel="00000000" w:rsidR="00000000" w:rsidRPr="00000000">
        <w:rPr>
          <w:rtl w:val="0"/>
        </w:rPr>
      </w:r>
    </w:p>
    <w:tbl>
      <w:tblPr>
        <w:tblStyle w:val="Table6"/>
        <w:tblW w:w="969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170"/>
        <w:gridCol w:w="1290"/>
        <w:gridCol w:w="3270"/>
        <w:gridCol w:w="1860"/>
        <w:gridCol w:w="2100"/>
        <w:tblGridChange w:id="0">
          <w:tblGrid>
            <w:gridCol w:w="1170"/>
            <w:gridCol w:w="1290"/>
            <w:gridCol w:w="3270"/>
            <w:gridCol w:w="1860"/>
            <w:gridCol w:w="2100"/>
          </w:tblGrid>
        </w:tblGridChange>
      </w:tblGrid>
      <w:tr>
        <w:trPr>
          <w:cantSplit w:val="0"/>
          <w:trHeight w:val="315"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1E3">
            <w:pPr>
              <w:widowControl w:val="0"/>
              <w:rPr>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4. Data Security Posture Management &amp; AI-Security Posture Management (DSPM/AI-SPM)</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16"/>
                <w:szCs w:val="16"/>
              </w:rPr>
            </w:pPr>
            <w:r w:rsidDel="00000000" w:rsidR="00000000" w:rsidRPr="00000000">
              <w:rPr>
                <w:sz w:val="16"/>
                <w:szCs w:val="16"/>
                <w:rtl w:val="0"/>
              </w:rPr>
              <w:t xml:space="preserve">4.0.0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16"/>
                <w:szCs w:val="16"/>
              </w:rPr>
            </w:pPr>
            <w:r w:rsidDel="00000000" w:rsidR="00000000" w:rsidRPr="00000000">
              <w:rPr>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rPr>
                <w:sz w:val="16"/>
                <w:szCs w:val="16"/>
              </w:rPr>
            </w:pPr>
            <w:r w:rsidDel="00000000" w:rsidR="00000000" w:rsidRPr="00000000">
              <w:rPr>
                <w:sz w:val="16"/>
                <w:szCs w:val="16"/>
                <w:rtl w:val="0"/>
              </w:rPr>
              <w:t xml:space="preserve">Offboard additional accounts/data sources from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16"/>
                <w:szCs w:val="16"/>
              </w:rPr>
            </w:pPr>
            <w:r w:rsidDel="00000000" w:rsidR="00000000" w:rsidRPr="00000000">
              <w:rPr>
                <w:sz w:val="16"/>
                <w:szCs w:val="16"/>
                <w:rtl w:val="0"/>
              </w:rPr>
              <w:t xml:space="preserve">4.0.1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16"/>
                <w:szCs w:val="16"/>
              </w:rPr>
            </w:pPr>
            <w:r w:rsidDel="00000000" w:rsidR="00000000" w:rsidRPr="00000000">
              <w:rPr>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rPr>
                <w:sz w:val="16"/>
                <w:szCs w:val="16"/>
              </w:rPr>
            </w:pPr>
            <w:r w:rsidDel="00000000" w:rsidR="00000000" w:rsidRPr="00000000">
              <w:rPr>
                <w:sz w:val="16"/>
                <w:szCs w:val="16"/>
                <w:rtl w:val="0"/>
              </w:rPr>
              <w:t xml:space="preserve">Onboard additional accounts/data sources to DSPM/AISPM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16"/>
                <w:szCs w:val="16"/>
              </w:rPr>
            </w:pPr>
            <w:r w:rsidDel="00000000" w:rsidR="00000000" w:rsidRPr="00000000">
              <w:rPr>
                <w:sz w:val="16"/>
                <w:szCs w:val="16"/>
                <w:rtl w:val="0"/>
              </w:rPr>
              <w:t xml:space="preserve">4.1.0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16"/>
                <w:szCs w:val="16"/>
              </w:rPr>
            </w:pPr>
            <w:r w:rsidDel="00000000" w:rsidR="00000000" w:rsidRPr="00000000">
              <w:rPr>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rPr>
                <w:sz w:val="16"/>
                <w:szCs w:val="16"/>
              </w:rPr>
            </w:pPr>
            <w:r w:rsidDel="00000000" w:rsidR="00000000" w:rsidRPr="00000000">
              <w:rPr>
                <w:sz w:val="16"/>
                <w:szCs w:val="16"/>
                <w:rtl w:val="0"/>
              </w:rPr>
              <w:t xml:space="preserve">Create custom patterns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16"/>
                <w:szCs w:val="16"/>
              </w:rPr>
            </w:pPr>
            <w:r w:rsidDel="00000000" w:rsidR="00000000" w:rsidRPr="00000000">
              <w:rPr>
                <w:sz w:val="16"/>
                <w:szCs w:val="16"/>
                <w:rtl w:val="0"/>
              </w:rPr>
              <w:t xml:space="preserve">4.2.0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16"/>
                <w:szCs w:val="16"/>
              </w:rPr>
            </w:pPr>
            <w:r w:rsidDel="00000000" w:rsidR="00000000" w:rsidRPr="00000000">
              <w:rPr>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rPr>
                <w:sz w:val="16"/>
                <w:szCs w:val="16"/>
              </w:rPr>
            </w:pPr>
            <w:r w:rsidDel="00000000" w:rsidR="00000000" w:rsidRPr="00000000">
              <w:rPr>
                <w:sz w:val="16"/>
                <w:szCs w:val="16"/>
                <w:rtl w:val="0"/>
              </w:rPr>
              <w:t xml:space="preserve">Create custom data profiles (Custom Classification Rules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4.3.0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rPr>
                <w:sz w:val="20"/>
                <w:szCs w:val="20"/>
              </w:rPr>
            </w:pPr>
            <w:r w:rsidDel="00000000" w:rsidR="00000000" w:rsidRPr="00000000">
              <w:rPr>
                <w:rFonts w:ascii="Helvetica Neue" w:cs="Helvetica Neue" w:eastAsia="Helvetica Neue" w:hAnsi="Helvetica Neue"/>
                <w:sz w:val="16"/>
                <w:szCs w:val="16"/>
                <w:rtl w:val="0"/>
              </w:rPr>
              <w:t xml:space="preserve">API Awareness Session for DSPM/AISPM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rFonts w:ascii="Helvetica Neue" w:cs="Helvetica Neue" w:eastAsia="Helvetica Neue" w:hAnsi="Helvetica Neue"/>
                <w:color w:val="b10202"/>
                <w:sz w:val="14"/>
                <w:szCs w:val="14"/>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4.3.1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DSPM &amp; 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rPr>
                <w:sz w:val="20"/>
                <w:szCs w:val="20"/>
              </w:rPr>
            </w:pPr>
            <w:r w:rsidDel="00000000" w:rsidR="00000000" w:rsidRPr="00000000">
              <w:rPr>
                <w:rFonts w:ascii="Helvetica Neue" w:cs="Helvetica Neue" w:eastAsia="Helvetica Neue" w:hAnsi="Helvetica Neue"/>
                <w:sz w:val="16"/>
                <w:szCs w:val="16"/>
                <w:rtl w:val="0"/>
              </w:rPr>
              <w:t xml:space="preserve">Dashboards and Reporting for DSPM/AISPM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rFonts w:ascii="Helvetica Neue" w:cs="Helvetica Neue" w:eastAsia="Helvetica Neue" w:hAnsi="Helvetica Neue"/>
                <w:color w:val="b10202"/>
                <w:sz w:val="14"/>
                <w:szCs w:val="14"/>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4"/>
        <w:rPr/>
      </w:pPr>
      <w:bookmarkStart w:colFirst="0" w:colLast="0" w:name="_73pbtayhxz30" w:id="30"/>
      <w:bookmarkEnd w:id="30"/>
      <w:r w:rsidDel="00000000" w:rsidR="00000000" w:rsidRPr="00000000">
        <w:rPr>
          <w:rtl w:val="0"/>
        </w:rPr>
        <w:t xml:space="preserve">Task Definitions</w:t>
      </w:r>
    </w:p>
    <w:p w:rsidR="00000000" w:rsidDel="00000000" w:rsidP="00000000" w:rsidRDefault="00000000" w:rsidRPr="00000000" w14:paraId="00000208">
      <w:pPr>
        <w:numPr>
          <w:ilvl w:val="0"/>
          <w:numId w:val="16"/>
        </w:numPr>
        <w:ind w:left="720" w:hanging="360"/>
        <w:rPr>
          <w:b w:val="1"/>
          <w:bCs w:val="1"/>
        </w:rPr>
      </w:pPr>
      <w:r w:rsidDel="00000000" w:rsidR="00000000" w:rsidRPr="00000000">
        <w:rPr>
          <w:b w:val="1"/>
          <w:bCs w:val="1"/>
          <w:rtl w:val="0"/>
        </w:rPr>
        <w:t xml:space="preserve">Offboard additional accounts/data sources from Prisma Cloud</w:t>
      </w:r>
      <w:r w:rsidDel="00000000" w:rsidR="00000000" w:rsidRPr="00000000">
        <w:rPr>
          <w:rtl w:val="0"/>
        </w:rPr>
        <w:t xml:space="preserve">: Offboard Snowflake/Microsoft 365 or on-premise file shares from DSPM within Prisma Cloud prior to onboarding within Cortex Cloud.</w:t>
      </w:r>
    </w:p>
    <w:p w:rsidR="00000000" w:rsidDel="00000000" w:rsidP="00000000" w:rsidRDefault="00000000" w:rsidRPr="00000000" w14:paraId="00000209">
      <w:pPr>
        <w:numPr>
          <w:ilvl w:val="0"/>
          <w:numId w:val="16"/>
        </w:numPr>
        <w:ind w:left="720" w:hanging="360"/>
        <w:rPr>
          <w:b w:val="1"/>
          <w:bCs w:val="1"/>
        </w:rPr>
      </w:pPr>
      <w:r w:rsidDel="00000000" w:rsidR="00000000" w:rsidRPr="00000000">
        <w:rPr>
          <w:b w:val="1"/>
          <w:bCs w:val="1"/>
          <w:rtl w:val="0"/>
        </w:rPr>
        <w:t xml:space="preserve">Onboard additional accounts/data sources to DSPM/AISPM</w:t>
      </w:r>
      <w:r w:rsidDel="00000000" w:rsidR="00000000" w:rsidRPr="00000000">
        <w:rPr>
          <w:rtl w:val="0"/>
        </w:rPr>
        <w:t xml:space="preserve">: Onboard Snowflake/Microsoft 365 or on-premise file shares from DSPM within Prisma Cloud prior to onboarding within Cortex Cloud.</w:t>
      </w:r>
    </w:p>
    <w:p w:rsidR="00000000" w:rsidDel="00000000" w:rsidP="00000000" w:rsidRDefault="00000000" w:rsidRPr="00000000" w14:paraId="0000020A">
      <w:pPr>
        <w:numPr>
          <w:ilvl w:val="0"/>
          <w:numId w:val="16"/>
        </w:numPr>
        <w:ind w:left="720" w:hanging="360"/>
        <w:rPr>
          <w:b w:val="1"/>
          <w:bCs w:val="1"/>
        </w:rPr>
      </w:pPr>
      <w:r w:rsidDel="00000000" w:rsidR="00000000" w:rsidRPr="00000000">
        <w:rPr>
          <w:b w:val="1"/>
          <w:bCs w:val="1"/>
          <w:rtl w:val="0"/>
        </w:rPr>
        <w:t xml:space="preserve">Create custom patterns</w:t>
      </w:r>
      <w:r w:rsidDel="00000000" w:rsidR="00000000" w:rsidRPr="00000000">
        <w:rPr>
          <w:rtl w:val="0"/>
        </w:rPr>
        <w:t xml:space="preserve">: Data patterns are types of data that are discoverable on a data object, such as credit card numbers, social security numbers (SSNs), and email addresses. Cortex Cloud Data Classification provides a complete list of hundreds of out-of-the-box patterns.</w:t>
      </w:r>
    </w:p>
    <w:p w:rsidR="00000000" w:rsidDel="00000000" w:rsidP="00000000" w:rsidRDefault="00000000" w:rsidRPr="00000000" w14:paraId="0000020B">
      <w:pPr>
        <w:numPr>
          <w:ilvl w:val="0"/>
          <w:numId w:val="16"/>
        </w:numPr>
        <w:ind w:left="720" w:hanging="360"/>
        <w:rPr>
          <w:b w:val="1"/>
          <w:bCs w:val="1"/>
        </w:rPr>
      </w:pPr>
      <w:r w:rsidDel="00000000" w:rsidR="00000000" w:rsidRPr="00000000">
        <w:rPr>
          <w:b w:val="1"/>
          <w:bCs w:val="1"/>
          <w:rtl w:val="0"/>
        </w:rPr>
        <w:t xml:space="preserve">Create custom profiles (Custom Classification Rules in Prisma Cloud)</w:t>
      </w:r>
      <w:r w:rsidDel="00000000" w:rsidR="00000000" w:rsidRPr="00000000">
        <w:rPr>
          <w:rtl w:val="0"/>
        </w:rPr>
        <w:t xml:space="preserve">: A data profile is a label which is applied to a data object such as a file or table and defines a data-related business case. You can create data profiles to customize sensitive data definitions according to your requirements, complementing or extending the predefined out-of-the-box (OOTB) profiles.</w:t>
      </w:r>
    </w:p>
    <w:p w:rsidR="00000000" w:rsidDel="00000000" w:rsidP="00000000" w:rsidRDefault="00000000" w:rsidRPr="00000000" w14:paraId="0000020C">
      <w:pPr>
        <w:numPr>
          <w:ilvl w:val="0"/>
          <w:numId w:val="16"/>
        </w:numPr>
        <w:ind w:left="720" w:hanging="360"/>
        <w:rPr>
          <w:b w:val="1"/>
          <w:bCs w:val="1"/>
        </w:rPr>
      </w:pPr>
      <w:r w:rsidDel="00000000" w:rsidR="00000000" w:rsidRPr="00000000">
        <w:rPr>
          <w:b w:val="1"/>
          <w:bCs w:val="1"/>
          <w:rtl w:val="0"/>
        </w:rPr>
        <w:t xml:space="preserve">API Awareness Session for DSPM/AISPM</w:t>
      </w:r>
      <w:r w:rsidDel="00000000" w:rsidR="00000000" w:rsidRPr="00000000">
        <w:rPr>
          <w:rtl w:val="0"/>
        </w:rPr>
        <w:t xml:space="preserve">: Train customers on the new API endpoints for DSPM.</w:t>
      </w:r>
    </w:p>
    <w:p w:rsidR="00000000" w:rsidDel="00000000" w:rsidP="00000000" w:rsidRDefault="00000000" w:rsidRPr="00000000" w14:paraId="0000020D">
      <w:pPr>
        <w:numPr>
          <w:ilvl w:val="0"/>
          <w:numId w:val="16"/>
        </w:numPr>
        <w:ind w:left="720" w:hanging="360"/>
        <w:rPr>
          <w:b w:val="1"/>
          <w:bCs w:val="1"/>
        </w:rPr>
      </w:pPr>
      <w:r w:rsidDel="00000000" w:rsidR="00000000" w:rsidRPr="00000000">
        <w:rPr>
          <w:b w:val="1"/>
          <w:bCs w:val="1"/>
          <w:rtl w:val="0"/>
        </w:rPr>
        <w:t xml:space="preserve">Dashboards and Reporting for DSPM/AISPM</w:t>
      </w:r>
      <w:r w:rsidDel="00000000" w:rsidR="00000000" w:rsidRPr="00000000">
        <w:rPr>
          <w:rtl w:val="0"/>
        </w:rPr>
        <w:t xml:space="preserve">: Offer a walkthrough of the updated dashboards and widgets available in Cortex Cloud.</w:t>
      </w:r>
    </w:p>
    <w:p w:rsidR="00000000" w:rsidDel="00000000" w:rsidP="00000000" w:rsidRDefault="00000000" w:rsidRPr="00000000" w14:paraId="0000020E">
      <w:pPr>
        <w:pStyle w:val="Heading3"/>
        <w:rPr/>
      </w:pPr>
      <w:bookmarkStart w:colFirst="0" w:colLast="0" w:name="_g07dtftcdlwu" w:id="31"/>
      <w:bookmarkEnd w:id="31"/>
      <w:r w:rsidDel="00000000" w:rsidR="00000000" w:rsidRPr="00000000">
        <w:rPr>
          <w:rtl w:val="0"/>
        </w:rPr>
        <w:t xml:space="preserve">Cloud Workload Protection (Runtime Security/CWP)</w:t>
      </w:r>
    </w:p>
    <w:p w:rsidR="00000000" w:rsidDel="00000000" w:rsidP="00000000" w:rsidRDefault="00000000" w:rsidRPr="00000000" w14:paraId="0000020F">
      <w:pPr>
        <w:rPr/>
      </w:pPr>
      <w:r w:rsidDel="00000000" w:rsidR="00000000" w:rsidRPr="00000000">
        <w:rPr>
          <w:rtl w:val="0"/>
        </w:rPr>
        <w:t xml:space="preserve">This section covers the upgrade activities for the Runtime Security Module (CWP) of Cortex Cloud. This section covers the offboarding process of defender agents and the onboarding process of XDR agents. All of the tasks outlined in this section may or may not relate to your customer’s usage, so please ensure that you are only covering what is in scope of their upgrade.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i w:val="1"/>
          <w:iCs w:val="1"/>
          <w:rtl w:val="0"/>
        </w:rPr>
        <w:t xml:space="preserve">Important callouts:</w:t>
      </w:r>
      <w:r w:rsidDel="00000000" w:rsidR="00000000" w:rsidRPr="00000000">
        <w:rPr>
          <w:rtl w:val="0"/>
        </w:rPr>
        <w:t xml:space="preserve"> </w:t>
      </w:r>
    </w:p>
    <w:p w:rsidR="00000000" w:rsidDel="00000000" w:rsidP="00000000" w:rsidRDefault="00000000" w:rsidRPr="00000000" w14:paraId="00000212">
      <w:pPr>
        <w:numPr>
          <w:ilvl w:val="0"/>
          <w:numId w:val="10"/>
        </w:numPr>
        <w:ind w:left="720" w:hanging="360"/>
      </w:pPr>
      <w:r w:rsidDel="00000000" w:rsidR="00000000" w:rsidRPr="00000000">
        <w:rPr>
          <w:rtl w:val="0"/>
        </w:rPr>
        <w:t xml:space="preserve">You </w:t>
      </w:r>
      <w:r w:rsidDel="00000000" w:rsidR="00000000" w:rsidRPr="00000000">
        <w:rPr>
          <w:b w:val="1"/>
          <w:bCs w:val="1"/>
          <w:u w:val="single"/>
          <w:rtl w:val="0"/>
        </w:rPr>
        <w:t xml:space="preserve">cannot</w:t>
      </w:r>
      <w:r w:rsidDel="00000000" w:rsidR="00000000" w:rsidRPr="00000000">
        <w:rPr>
          <w:rtl w:val="0"/>
        </w:rPr>
        <w:t xml:space="preserve"> have both agents, defender and XDR agents, running on the same asset at the same time. This is due to CPU utilization and performance of the asset.</w:t>
      </w:r>
    </w:p>
    <w:p w:rsidR="00000000" w:rsidDel="00000000" w:rsidP="00000000" w:rsidRDefault="00000000" w:rsidRPr="00000000" w14:paraId="00000213">
      <w:pPr>
        <w:numPr>
          <w:ilvl w:val="0"/>
          <w:numId w:val="10"/>
        </w:numPr>
        <w:ind w:left="720" w:hanging="360"/>
      </w:pPr>
      <w:r w:rsidDel="00000000" w:rsidR="00000000" w:rsidRPr="00000000">
        <w:rPr>
          <w:rtl w:val="0"/>
        </w:rPr>
        <w:t xml:space="preserve">You </w:t>
      </w:r>
      <w:r w:rsidDel="00000000" w:rsidR="00000000" w:rsidRPr="00000000">
        <w:rPr>
          <w:b w:val="1"/>
          <w:bCs w:val="1"/>
          <w:u w:val="single"/>
          <w:rtl w:val="0"/>
        </w:rPr>
        <w:t xml:space="preserve">must</w:t>
      </w:r>
      <w:r w:rsidDel="00000000" w:rsidR="00000000" w:rsidRPr="00000000">
        <w:rPr>
          <w:rtl w:val="0"/>
        </w:rPr>
        <w:t xml:space="preserve"> uninstall the defender agent prior to installing the XDR agent.</w:t>
      </w:r>
    </w:p>
    <w:p w:rsidR="00000000" w:rsidDel="00000000" w:rsidP="00000000" w:rsidRDefault="00000000" w:rsidRPr="00000000" w14:paraId="00000214">
      <w:pPr>
        <w:rPr/>
      </w:pPr>
      <w:r w:rsidDel="00000000" w:rsidR="00000000" w:rsidRPr="00000000">
        <w:rPr>
          <w:rtl w:val="0"/>
        </w:rPr>
      </w:r>
    </w:p>
    <w:tbl>
      <w:tblPr>
        <w:tblStyle w:val="Table7"/>
        <w:tblW w:w="984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050"/>
        <w:gridCol w:w="1185"/>
        <w:gridCol w:w="3405"/>
        <w:gridCol w:w="2055"/>
        <w:gridCol w:w="2145"/>
        <w:tblGridChange w:id="0">
          <w:tblGrid>
            <w:gridCol w:w="1050"/>
            <w:gridCol w:w="1185"/>
            <w:gridCol w:w="3405"/>
            <w:gridCol w:w="2055"/>
            <w:gridCol w:w="2145"/>
          </w:tblGrid>
        </w:tblGridChange>
      </w:tblGrid>
      <w:tr>
        <w:trPr>
          <w:cantSplit w:val="0"/>
          <w:trHeight w:val="315"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215">
            <w:pPr>
              <w:widowControl w:val="0"/>
              <w:rPr>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5. Cloud Workload Protection (Runtime Security/CWP)</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16"/>
                <w:szCs w:val="16"/>
              </w:rPr>
            </w:pPr>
            <w:r w:rsidDel="00000000" w:rsidR="00000000" w:rsidRPr="00000000">
              <w:rPr>
                <w:sz w:val="16"/>
                <w:szCs w:val="16"/>
                <w:rtl w:val="0"/>
              </w:rPr>
              <w:t xml:space="preserve">5.0.0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rPr>
                <w:sz w:val="16"/>
                <w:szCs w:val="16"/>
              </w:rPr>
            </w:pPr>
            <w:r w:rsidDel="00000000" w:rsidR="00000000" w:rsidRPr="00000000">
              <w:rPr>
                <w:sz w:val="16"/>
                <w:szCs w:val="16"/>
                <w:rtl w:val="0"/>
              </w:rPr>
              <w:t xml:space="preserve">Offboard Agentless Scanning for CSPs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jc w:val="center"/>
              <w:rPr>
                <w:sz w:val="16"/>
                <w:szCs w:val="16"/>
              </w:rPr>
            </w:pPr>
            <w:r w:rsidDel="00000000" w:rsidR="00000000" w:rsidRPr="00000000">
              <w:rPr>
                <w:sz w:val="16"/>
                <w:szCs w:val="16"/>
                <w:rtl w:val="0"/>
              </w:rPr>
              <w:t xml:space="preserve">5.0.1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rPr>
                <w:sz w:val="16"/>
                <w:szCs w:val="16"/>
              </w:rPr>
            </w:pPr>
            <w:r w:rsidDel="00000000" w:rsidR="00000000" w:rsidRPr="00000000">
              <w:rPr>
                <w:sz w:val="16"/>
                <w:szCs w:val="16"/>
                <w:rtl w:val="0"/>
              </w:rPr>
              <w:t xml:space="preserve">Uninstall Host Defenders &amp; Single Container Defenders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16"/>
                <w:szCs w:val="16"/>
              </w:rPr>
            </w:pPr>
            <w:r w:rsidDel="00000000" w:rsidR="00000000" w:rsidRPr="00000000">
              <w:rPr>
                <w:sz w:val="16"/>
                <w:szCs w:val="16"/>
                <w:rtl w:val="0"/>
              </w:rPr>
              <w:t xml:space="preserve">5.0.2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rPr>
                <w:sz w:val="16"/>
                <w:szCs w:val="16"/>
              </w:rPr>
            </w:pPr>
            <w:r w:rsidDel="00000000" w:rsidR="00000000" w:rsidRPr="00000000">
              <w:rPr>
                <w:sz w:val="16"/>
                <w:szCs w:val="16"/>
                <w:rtl w:val="0"/>
              </w:rPr>
              <w:t xml:space="preserve">Deploy XDR Agent on Host Assets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16"/>
                <w:szCs w:val="16"/>
              </w:rPr>
            </w:pPr>
            <w:r w:rsidDel="00000000" w:rsidR="00000000" w:rsidRPr="00000000">
              <w:rPr>
                <w:sz w:val="16"/>
                <w:szCs w:val="16"/>
                <w:rtl w:val="0"/>
              </w:rPr>
              <w:t xml:space="preserve">5.0.3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rPr>
                <w:sz w:val="16"/>
                <w:szCs w:val="16"/>
              </w:rPr>
            </w:pPr>
            <w:r w:rsidDel="00000000" w:rsidR="00000000" w:rsidRPr="00000000">
              <w:rPr>
                <w:sz w:val="16"/>
                <w:szCs w:val="16"/>
                <w:rtl w:val="0"/>
              </w:rPr>
              <w:t xml:space="preserve">Uninstall Orchestrator Defenders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16"/>
                <w:szCs w:val="16"/>
              </w:rPr>
            </w:pPr>
            <w:r w:rsidDel="00000000" w:rsidR="00000000" w:rsidRPr="00000000">
              <w:rPr>
                <w:sz w:val="16"/>
                <w:szCs w:val="16"/>
                <w:rtl w:val="0"/>
              </w:rPr>
              <w:t xml:space="preserve">5.0.4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rPr>
                <w:sz w:val="16"/>
                <w:szCs w:val="16"/>
              </w:rPr>
            </w:pPr>
            <w:r w:rsidDel="00000000" w:rsidR="00000000" w:rsidRPr="00000000">
              <w:rPr>
                <w:sz w:val="16"/>
                <w:szCs w:val="16"/>
                <w:rtl w:val="0"/>
              </w:rPr>
              <w:t xml:space="preserve">Deploy XDR Agent on Kubernetes Workloads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16"/>
                <w:szCs w:val="16"/>
              </w:rPr>
            </w:pPr>
            <w:r w:rsidDel="00000000" w:rsidR="00000000" w:rsidRPr="00000000">
              <w:rPr>
                <w:sz w:val="16"/>
                <w:szCs w:val="16"/>
                <w:rtl w:val="0"/>
              </w:rPr>
              <w:t xml:space="preserve">5.0.5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rPr>
                <w:sz w:val="16"/>
                <w:szCs w:val="16"/>
              </w:rPr>
            </w:pPr>
            <w:r w:rsidDel="00000000" w:rsidR="00000000" w:rsidRPr="00000000">
              <w:rPr>
                <w:sz w:val="16"/>
                <w:szCs w:val="16"/>
                <w:rtl w:val="0"/>
              </w:rPr>
              <w:t xml:space="preserve">Uninstall Serverless Defenders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16"/>
                <w:szCs w:val="16"/>
              </w:rPr>
            </w:pPr>
            <w:r w:rsidDel="00000000" w:rsidR="00000000" w:rsidRPr="00000000">
              <w:rPr>
                <w:sz w:val="16"/>
                <w:szCs w:val="16"/>
                <w:rtl w:val="0"/>
              </w:rPr>
              <w:t xml:space="preserve">5.0.6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rPr>
                <w:sz w:val="16"/>
                <w:szCs w:val="16"/>
              </w:rPr>
            </w:pPr>
            <w:r w:rsidDel="00000000" w:rsidR="00000000" w:rsidRPr="00000000">
              <w:rPr>
                <w:sz w:val="16"/>
                <w:szCs w:val="16"/>
                <w:rtl w:val="0"/>
              </w:rPr>
              <w:t xml:space="preserve">Serverless Function XDR Deployment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16"/>
                <w:szCs w:val="16"/>
              </w:rPr>
            </w:pPr>
            <w:r w:rsidDel="00000000" w:rsidR="00000000" w:rsidRPr="00000000">
              <w:rPr>
                <w:sz w:val="16"/>
                <w:szCs w:val="16"/>
                <w:rtl w:val="0"/>
              </w:rPr>
              <w:t xml:space="preserve">5.1.0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rPr>
                <w:sz w:val="16"/>
                <w:szCs w:val="16"/>
              </w:rPr>
            </w:pPr>
            <w:r w:rsidDel="00000000" w:rsidR="00000000" w:rsidRPr="00000000">
              <w:rPr>
                <w:sz w:val="16"/>
                <w:szCs w:val="16"/>
                <w:rtl w:val="0"/>
              </w:rPr>
              <w:t xml:space="preserve">Offboard unmanaged registries from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16"/>
                <w:szCs w:val="16"/>
              </w:rPr>
            </w:pPr>
            <w:r w:rsidDel="00000000" w:rsidR="00000000" w:rsidRPr="00000000">
              <w:rPr>
                <w:sz w:val="16"/>
                <w:szCs w:val="16"/>
                <w:rtl w:val="0"/>
              </w:rPr>
              <w:t xml:space="preserve">5.1.1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rPr>
                <w:sz w:val="16"/>
                <w:szCs w:val="16"/>
              </w:rPr>
            </w:pPr>
            <w:r w:rsidDel="00000000" w:rsidR="00000000" w:rsidRPr="00000000">
              <w:rPr>
                <w:sz w:val="16"/>
                <w:szCs w:val="16"/>
                <w:rtl w:val="0"/>
              </w:rPr>
              <w:t xml:space="preserve">Onboard unmanaged (JFrog, Docker) registries for registry scanning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16"/>
                <w:szCs w:val="16"/>
              </w:rPr>
            </w:pPr>
            <w:r w:rsidDel="00000000" w:rsidR="00000000" w:rsidRPr="00000000">
              <w:rPr>
                <w:color w:val="11734b"/>
                <w:sz w:val="16"/>
                <w:szCs w:val="16"/>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16"/>
                <w:szCs w:val="16"/>
              </w:rPr>
            </w:pPr>
            <w:r w:rsidDel="00000000" w:rsidR="00000000" w:rsidRPr="00000000">
              <w:rPr>
                <w:sz w:val="16"/>
                <w:szCs w:val="16"/>
                <w:rtl w:val="0"/>
              </w:rPr>
              <w:t xml:space="preserve">5.2.0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rPr>
                <w:sz w:val="16"/>
                <w:szCs w:val="16"/>
              </w:rPr>
            </w:pPr>
            <w:r w:rsidDel="00000000" w:rsidR="00000000" w:rsidRPr="00000000">
              <w:rPr>
                <w:sz w:val="16"/>
                <w:szCs w:val="16"/>
                <w:rtl w:val="0"/>
              </w:rPr>
              <w:t xml:space="preserve">Validate Automated Creation of Vulnerability Rules (Vulnerability Policies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16"/>
                <w:szCs w:val="16"/>
              </w:rPr>
            </w:pPr>
            <w:r w:rsidDel="00000000" w:rsidR="00000000" w:rsidRPr="00000000">
              <w:rPr>
                <w:sz w:val="16"/>
                <w:szCs w:val="16"/>
                <w:rtl w:val="0"/>
              </w:rPr>
              <w:t xml:space="preserve">5.2.1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rPr>
                <w:sz w:val="16"/>
                <w:szCs w:val="16"/>
              </w:rPr>
            </w:pPr>
            <w:r w:rsidDel="00000000" w:rsidR="00000000" w:rsidRPr="00000000">
              <w:rPr>
                <w:sz w:val="16"/>
                <w:szCs w:val="16"/>
                <w:rtl w:val="0"/>
              </w:rPr>
              <w:t xml:space="preserve">Review and verify Compliance Rules in Prisma Cloud vs Cortex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16"/>
                <w:szCs w:val="16"/>
              </w:rPr>
            </w:pPr>
            <w:r w:rsidDel="00000000" w:rsidR="00000000" w:rsidRPr="00000000">
              <w:rPr>
                <w:sz w:val="16"/>
                <w:szCs w:val="16"/>
                <w:rtl w:val="0"/>
              </w:rPr>
              <w:t xml:space="preserve">5.2.2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rPr>
                <w:sz w:val="16"/>
                <w:szCs w:val="16"/>
              </w:rPr>
            </w:pPr>
            <w:r w:rsidDel="00000000" w:rsidR="00000000" w:rsidRPr="00000000">
              <w:rPr>
                <w:sz w:val="16"/>
                <w:szCs w:val="16"/>
                <w:rtl w:val="0"/>
              </w:rPr>
              <w:t xml:space="preserve">Validate Automated Creation of Cloud Workload Rules (Compliance Rules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16"/>
                <w:szCs w:val="16"/>
              </w:rPr>
            </w:pPr>
            <w:r w:rsidDel="00000000" w:rsidR="00000000" w:rsidRPr="00000000">
              <w:rPr>
                <w:color w:val="5a3286"/>
                <w:sz w:val="16"/>
                <w:szCs w:val="16"/>
                <w:rtl w:val="0"/>
              </w:rPr>
              <w:t xml:space="preserve">Validation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sz w:val="16"/>
                <w:szCs w:val="16"/>
              </w:rPr>
            </w:pPr>
            <w:r w:rsidDel="00000000" w:rsidR="00000000" w:rsidRPr="00000000">
              <w:rPr>
                <w:color w:val="5a3286"/>
                <w:sz w:val="16"/>
                <w:szCs w:val="16"/>
                <w:rtl w:val="0"/>
              </w:rPr>
              <w:t xml:space="preserve">Customer</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16"/>
                <w:szCs w:val="16"/>
              </w:rPr>
            </w:pPr>
            <w:r w:rsidDel="00000000" w:rsidR="00000000" w:rsidRPr="00000000">
              <w:rPr>
                <w:sz w:val="16"/>
                <w:szCs w:val="16"/>
                <w:rtl w:val="0"/>
              </w:rPr>
              <w:t xml:space="preserve">5.2.3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rPr>
                <w:sz w:val="16"/>
                <w:szCs w:val="16"/>
              </w:rPr>
            </w:pPr>
            <w:r w:rsidDel="00000000" w:rsidR="00000000" w:rsidRPr="00000000">
              <w:rPr>
                <w:sz w:val="16"/>
                <w:szCs w:val="16"/>
                <w:rtl w:val="0"/>
              </w:rPr>
              <w:t xml:space="preserve">Configure Endpoint Protection Rules (Host/Container/Image Runtime Policies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7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16"/>
                <w:szCs w:val="16"/>
              </w:rPr>
            </w:pPr>
            <w:r w:rsidDel="00000000" w:rsidR="00000000" w:rsidRPr="00000000">
              <w:rPr>
                <w:sz w:val="16"/>
                <w:szCs w:val="16"/>
                <w:rtl w:val="0"/>
              </w:rPr>
              <w:t xml:space="preserve">5.2.6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rPr>
                <w:sz w:val="16"/>
                <w:szCs w:val="16"/>
              </w:rPr>
            </w:pPr>
            <w:r w:rsidDel="00000000" w:rsidR="00000000" w:rsidRPr="00000000">
              <w:rPr>
                <w:sz w:val="16"/>
                <w:szCs w:val="16"/>
                <w:rtl w:val="0"/>
              </w:rPr>
              <w:t xml:space="preserve">Create Admission Controller Policies (Rules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F">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jc w:val="center"/>
              <w:rPr>
                <w:sz w:val="16"/>
                <w:szCs w:val="16"/>
              </w:rPr>
            </w:pPr>
            <w:r w:rsidDel="00000000" w:rsidR="00000000" w:rsidRPr="00000000">
              <w:rPr>
                <w:sz w:val="16"/>
                <w:szCs w:val="16"/>
                <w:rtl w:val="0"/>
              </w:rPr>
              <w:t xml:space="preserve">5.3.0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rPr>
                <w:sz w:val="16"/>
                <w:szCs w:val="16"/>
              </w:rPr>
            </w:pPr>
            <w:r w:rsidDel="00000000" w:rsidR="00000000" w:rsidRPr="00000000">
              <w:rPr>
                <w:sz w:val="16"/>
                <w:szCs w:val="16"/>
                <w:rtl w:val="0"/>
              </w:rPr>
              <w:t xml:space="preserve">Create Exclusion Rules (Tags or CVEs)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4">
            <w:pPr>
              <w:widowControl w:val="0"/>
              <w:jc w:val="center"/>
              <w:rPr>
                <w:sz w:val="16"/>
                <w:szCs w:val="16"/>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jc w:val="center"/>
              <w:rPr>
                <w:sz w:val="16"/>
                <w:szCs w:val="16"/>
              </w:rPr>
            </w:pPr>
            <w:r w:rsidDel="00000000" w:rsidR="00000000" w:rsidRPr="00000000">
              <w:rPr>
                <w:sz w:val="16"/>
                <w:szCs w:val="16"/>
                <w:rtl w:val="0"/>
              </w:rPr>
              <w:t xml:space="preserve">5.4.0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rPr>
                <w:sz w:val="16"/>
                <w:szCs w:val="16"/>
              </w:rPr>
            </w:pPr>
            <w:r w:rsidDel="00000000" w:rsidR="00000000" w:rsidRPr="00000000">
              <w:rPr>
                <w:sz w:val="16"/>
                <w:szCs w:val="16"/>
                <w:rtl w:val="0"/>
              </w:rPr>
              <w:t xml:space="preserve">Create Asset Groups (Mapped to Collections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8">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jc w:val="center"/>
              <w:rPr>
                <w:sz w:val="16"/>
                <w:szCs w:val="16"/>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jc w:val="center"/>
              <w:rPr>
                <w:sz w:val="16"/>
                <w:szCs w:val="16"/>
              </w:rPr>
            </w:pPr>
            <w:r w:rsidDel="00000000" w:rsidR="00000000" w:rsidRPr="00000000">
              <w:rPr>
                <w:sz w:val="16"/>
                <w:szCs w:val="16"/>
                <w:rtl w:val="0"/>
              </w:rPr>
              <w:t xml:space="preserve">5.4.1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rPr>
                <w:sz w:val="16"/>
                <w:szCs w:val="16"/>
              </w:rPr>
            </w:pPr>
            <w:r w:rsidDel="00000000" w:rsidR="00000000" w:rsidRPr="00000000">
              <w:rPr>
                <w:sz w:val="16"/>
                <w:szCs w:val="16"/>
                <w:rtl w:val="0"/>
              </w:rPr>
              <w:t xml:space="preserve">Implement SBAC for 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16"/>
                <w:szCs w:val="16"/>
              </w:rPr>
            </w:pPr>
            <w:r w:rsidDel="00000000" w:rsidR="00000000" w:rsidRPr="00000000">
              <w:rPr>
                <w:sz w:val="16"/>
                <w:szCs w:val="16"/>
                <w:rtl w:val="0"/>
              </w:rPr>
              <w:t xml:space="preserve">5.5.0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rPr>
                <w:sz w:val="16"/>
                <w:szCs w:val="16"/>
              </w:rPr>
            </w:pPr>
            <w:r w:rsidDel="00000000" w:rsidR="00000000" w:rsidRPr="00000000">
              <w:rPr>
                <w:sz w:val="16"/>
                <w:szCs w:val="16"/>
                <w:rtl w:val="0"/>
              </w:rPr>
              <w:t xml:space="preserve">Enable Third Party Integrations/Notifications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sz w:val="16"/>
                <w:szCs w:val="16"/>
              </w:rPr>
            </w:pPr>
            <w:r w:rsidDel="00000000" w:rsidR="00000000" w:rsidRPr="00000000">
              <w:rPr>
                <w:color w:val="753800"/>
                <w:sz w:val="16"/>
                <w:szCs w:val="16"/>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sz w:val="16"/>
                <w:szCs w:val="16"/>
              </w:rPr>
            </w:pPr>
            <w:r w:rsidDel="00000000" w:rsidR="00000000" w:rsidRPr="00000000">
              <w:rPr>
                <w:sz w:val="16"/>
                <w:szCs w:val="16"/>
                <w:rtl w:val="0"/>
              </w:rPr>
              <w:t xml:space="preserve">5.6.0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widowControl w:val="0"/>
              <w:rPr>
                <w:sz w:val="16"/>
                <w:szCs w:val="16"/>
              </w:rPr>
            </w:pPr>
            <w:r w:rsidDel="00000000" w:rsidR="00000000" w:rsidRPr="00000000">
              <w:rPr>
                <w:sz w:val="16"/>
                <w:szCs w:val="16"/>
                <w:rtl w:val="0"/>
              </w:rPr>
              <w:t xml:space="preserve">API Awareness Session for 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7">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widowControl w:val="0"/>
              <w:jc w:val="center"/>
              <w:rPr>
                <w:sz w:val="16"/>
                <w:szCs w:val="16"/>
              </w:rPr>
            </w:pPr>
            <w:r w:rsidDel="00000000" w:rsidR="00000000" w:rsidRPr="00000000">
              <w:rPr>
                <w:sz w:val="16"/>
                <w:szCs w:val="16"/>
                <w:rtl w:val="0"/>
              </w:rPr>
              <w:t xml:space="preserve">5.6.1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rPr>
                <w:sz w:val="16"/>
                <w:szCs w:val="16"/>
              </w:rPr>
            </w:pPr>
            <w:r w:rsidDel="00000000" w:rsidR="00000000" w:rsidRPr="00000000">
              <w:rPr>
                <w:sz w:val="16"/>
                <w:szCs w:val="16"/>
                <w:rtl w:val="0"/>
              </w:rPr>
              <w:t xml:space="preserve">Cortex CLI Use Cases (CWP)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D">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sz w:val="16"/>
                <w:szCs w:val="16"/>
              </w:rPr>
            </w:pPr>
            <w:r w:rsidDel="00000000" w:rsidR="00000000" w:rsidRPr="00000000">
              <w:rPr>
                <w:sz w:val="16"/>
                <w:szCs w:val="16"/>
                <w:rtl w:val="0"/>
              </w:rPr>
              <w:t xml:space="preserve">5.6.2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sz w:val="16"/>
                <w:szCs w:val="16"/>
              </w:rPr>
            </w:pPr>
            <w:r w:rsidDel="00000000" w:rsidR="00000000" w:rsidRPr="00000000">
              <w:rPr>
                <w:sz w:val="16"/>
                <w:szCs w:val="16"/>
                <w:rtl w:val="0"/>
              </w:rPr>
              <w:t xml:space="preserve">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rPr>
                <w:sz w:val="16"/>
                <w:szCs w:val="16"/>
              </w:rPr>
            </w:pPr>
            <w:r w:rsidDel="00000000" w:rsidR="00000000" w:rsidRPr="00000000">
              <w:rPr>
                <w:sz w:val="16"/>
                <w:szCs w:val="16"/>
                <w:rtl w:val="0"/>
              </w:rPr>
              <w:t xml:space="preserve">Dashboards and Reporting for CWP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16"/>
                <w:szCs w:val="16"/>
              </w:rPr>
            </w:pPr>
            <w:r w:rsidDel="00000000" w:rsidR="00000000" w:rsidRPr="00000000">
              <w:rPr>
                <w:color w:val="b10202"/>
                <w:sz w:val="16"/>
                <w:szCs w:val="16"/>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sz w:val="16"/>
                <w:szCs w:val="16"/>
              </w:rPr>
            </w:pPr>
            <w:r w:rsidDel="00000000" w:rsidR="00000000" w:rsidRPr="00000000">
              <w:rPr>
                <w:color w:val="215a6c"/>
                <w:sz w:val="16"/>
                <w:szCs w:val="16"/>
                <w:rtl w:val="0"/>
              </w:rPr>
              <w:t xml:space="preserve">Professional Services</w:t>
            </w:r>
            <w:r w:rsidDel="00000000" w:rsidR="00000000" w:rsidRPr="00000000">
              <w:rPr>
                <w:rtl w:val="0"/>
              </w:rPr>
            </w:r>
          </w:p>
        </w:tc>
      </w:tr>
    </w:tbl>
    <w:p w:rsidR="00000000" w:rsidDel="00000000" w:rsidP="00000000" w:rsidRDefault="00000000" w:rsidRPr="00000000" w14:paraId="00000283">
      <w:pPr>
        <w:pStyle w:val="Heading4"/>
        <w:rPr/>
      </w:pPr>
      <w:bookmarkStart w:colFirst="0" w:colLast="0" w:name="_ixkzrlplnoj1" w:id="32"/>
      <w:bookmarkEnd w:id="32"/>
      <w:r w:rsidDel="00000000" w:rsidR="00000000" w:rsidRPr="00000000">
        <w:rPr>
          <w:rtl w:val="0"/>
        </w:rPr>
        <w:t xml:space="preserve">Task Definitions</w:t>
      </w:r>
    </w:p>
    <w:p w:rsidR="00000000" w:rsidDel="00000000" w:rsidP="00000000" w:rsidRDefault="00000000" w:rsidRPr="00000000" w14:paraId="00000284">
      <w:pPr>
        <w:numPr>
          <w:ilvl w:val="0"/>
          <w:numId w:val="8"/>
        </w:numPr>
        <w:ind w:left="720" w:hanging="360"/>
        <w:rPr>
          <w:b w:val="1"/>
          <w:bCs w:val="1"/>
        </w:rPr>
      </w:pPr>
      <w:r w:rsidDel="00000000" w:rsidR="00000000" w:rsidRPr="00000000">
        <w:rPr>
          <w:b w:val="1"/>
          <w:bCs w:val="1"/>
          <w:rtl w:val="0"/>
        </w:rPr>
        <w:t xml:space="preserve">Offboard Agentless Scanning for CSPs in Prisma Cloud</w:t>
      </w:r>
      <w:r w:rsidDel="00000000" w:rsidR="00000000" w:rsidRPr="00000000">
        <w:rPr>
          <w:rtl w:val="0"/>
        </w:rPr>
        <w:t xml:space="preserve">: Disable agentless scanning in Prisma Cloud prior to enabling it in Cortex Cloud.</w:t>
      </w:r>
    </w:p>
    <w:p w:rsidR="00000000" w:rsidDel="00000000" w:rsidP="00000000" w:rsidRDefault="00000000" w:rsidRPr="00000000" w14:paraId="00000285">
      <w:pPr>
        <w:numPr>
          <w:ilvl w:val="0"/>
          <w:numId w:val="8"/>
        </w:numPr>
        <w:ind w:left="720" w:hanging="360"/>
        <w:rPr>
          <w:b w:val="1"/>
          <w:bCs w:val="1"/>
        </w:rPr>
      </w:pPr>
      <w:r w:rsidDel="00000000" w:rsidR="00000000" w:rsidRPr="00000000">
        <w:rPr>
          <w:b w:val="1"/>
          <w:bCs w:val="1"/>
          <w:rtl w:val="0"/>
        </w:rPr>
        <w:t xml:space="preserve">Uninstall Host Defenders &amp; Single Container Defenders</w:t>
      </w:r>
      <w:r w:rsidDel="00000000" w:rsidR="00000000" w:rsidRPr="00000000">
        <w:rPr>
          <w:rtl w:val="0"/>
        </w:rPr>
        <w:t xml:space="preserve">: Uninstall host defenders on host VMs.</w:t>
      </w:r>
    </w:p>
    <w:p w:rsidR="00000000" w:rsidDel="00000000" w:rsidP="00000000" w:rsidRDefault="00000000" w:rsidRPr="00000000" w14:paraId="00000286">
      <w:pPr>
        <w:numPr>
          <w:ilvl w:val="0"/>
          <w:numId w:val="8"/>
        </w:numPr>
        <w:ind w:left="720" w:hanging="360"/>
        <w:rPr>
          <w:b w:val="1"/>
          <w:bCs w:val="1"/>
        </w:rPr>
      </w:pPr>
      <w:r w:rsidDel="00000000" w:rsidR="00000000" w:rsidRPr="00000000">
        <w:rPr>
          <w:b w:val="1"/>
          <w:bCs w:val="1"/>
          <w:rtl w:val="0"/>
        </w:rPr>
        <w:t xml:space="preserve">Deploy XDR Agent on Host Assets</w:t>
      </w:r>
      <w:r w:rsidDel="00000000" w:rsidR="00000000" w:rsidRPr="00000000">
        <w:rPr>
          <w:rtl w:val="0"/>
        </w:rPr>
        <w:t xml:space="preserve">: Deploy XDR agents on host VMs.</w:t>
      </w:r>
    </w:p>
    <w:p w:rsidR="00000000" w:rsidDel="00000000" w:rsidP="00000000" w:rsidRDefault="00000000" w:rsidRPr="00000000" w14:paraId="00000287">
      <w:pPr>
        <w:numPr>
          <w:ilvl w:val="0"/>
          <w:numId w:val="8"/>
        </w:numPr>
        <w:ind w:left="720" w:hanging="360"/>
        <w:rPr>
          <w:b w:val="1"/>
          <w:bCs w:val="1"/>
        </w:rPr>
      </w:pPr>
      <w:r w:rsidDel="00000000" w:rsidR="00000000" w:rsidRPr="00000000">
        <w:rPr>
          <w:b w:val="1"/>
          <w:bCs w:val="1"/>
          <w:rtl w:val="0"/>
        </w:rPr>
        <w:t xml:space="preserve">Uninstall Orchestrator Defenders</w:t>
      </w:r>
      <w:r w:rsidDel="00000000" w:rsidR="00000000" w:rsidRPr="00000000">
        <w:rPr>
          <w:rtl w:val="0"/>
        </w:rPr>
        <w:t xml:space="preserve">: Uninstall orchestrator defenders (kubernetes defenders) on clusters.</w:t>
      </w:r>
    </w:p>
    <w:p w:rsidR="00000000" w:rsidDel="00000000" w:rsidP="00000000" w:rsidRDefault="00000000" w:rsidRPr="00000000" w14:paraId="00000288">
      <w:pPr>
        <w:numPr>
          <w:ilvl w:val="0"/>
          <w:numId w:val="8"/>
        </w:numPr>
        <w:ind w:left="720" w:hanging="360"/>
        <w:rPr>
          <w:b w:val="1"/>
          <w:bCs w:val="1"/>
        </w:rPr>
      </w:pPr>
      <w:r w:rsidDel="00000000" w:rsidR="00000000" w:rsidRPr="00000000">
        <w:rPr>
          <w:b w:val="1"/>
          <w:bCs w:val="1"/>
          <w:rtl w:val="0"/>
        </w:rPr>
        <w:t xml:space="preserve">Deploy XDR Agent on Kubernetes Workloads</w:t>
      </w:r>
      <w:r w:rsidDel="00000000" w:rsidR="00000000" w:rsidRPr="00000000">
        <w:rPr>
          <w:rtl w:val="0"/>
        </w:rPr>
        <w:t xml:space="preserve">: Deploy XDR agent on clusters.</w:t>
      </w:r>
    </w:p>
    <w:p w:rsidR="00000000" w:rsidDel="00000000" w:rsidP="00000000" w:rsidRDefault="00000000" w:rsidRPr="00000000" w14:paraId="00000289">
      <w:pPr>
        <w:numPr>
          <w:ilvl w:val="0"/>
          <w:numId w:val="8"/>
        </w:numPr>
        <w:ind w:left="720" w:hanging="360"/>
        <w:rPr>
          <w:b w:val="1"/>
          <w:bCs w:val="1"/>
        </w:rPr>
      </w:pPr>
      <w:r w:rsidDel="00000000" w:rsidR="00000000" w:rsidRPr="00000000">
        <w:rPr>
          <w:b w:val="1"/>
          <w:bCs w:val="1"/>
          <w:rtl w:val="0"/>
        </w:rPr>
        <w:t xml:space="preserve">Uninstall Serverless Defenders</w:t>
      </w:r>
      <w:r w:rsidDel="00000000" w:rsidR="00000000" w:rsidRPr="00000000">
        <w:rPr>
          <w:rtl w:val="0"/>
        </w:rPr>
        <w:t xml:space="preserve">: Uninstall serverless defenders on serverless functions.</w:t>
      </w:r>
    </w:p>
    <w:p w:rsidR="00000000" w:rsidDel="00000000" w:rsidP="00000000" w:rsidRDefault="00000000" w:rsidRPr="00000000" w14:paraId="0000028A">
      <w:pPr>
        <w:numPr>
          <w:ilvl w:val="0"/>
          <w:numId w:val="8"/>
        </w:numPr>
        <w:ind w:left="720" w:hanging="360"/>
        <w:rPr>
          <w:b w:val="1"/>
          <w:bCs w:val="1"/>
        </w:rPr>
      </w:pPr>
      <w:r w:rsidDel="00000000" w:rsidR="00000000" w:rsidRPr="00000000">
        <w:rPr>
          <w:b w:val="1"/>
          <w:bCs w:val="1"/>
          <w:rtl w:val="0"/>
        </w:rPr>
        <w:t xml:space="preserve">Serverless Function XDR Deployment</w:t>
      </w:r>
      <w:r w:rsidDel="00000000" w:rsidR="00000000" w:rsidRPr="00000000">
        <w:rPr>
          <w:rtl w:val="0"/>
        </w:rPr>
        <w:t xml:space="preserve">: Deploy XDR agent on serverless functions.</w:t>
      </w:r>
    </w:p>
    <w:p w:rsidR="00000000" w:rsidDel="00000000" w:rsidP="00000000" w:rsidRDefault="00000000" w:rsidRPr="00000000" w14:paraId="0000028B">
      <w:pPr>
        <w:numPr>
          <w:ilvl w:val="0"/>
          <w:numId w:val="8"/>
        </w:numPr>
        <w:ind w:left="720" w:hanging="360"/>
        <w:rPr>
          <w:b w:val="1"/>
          <w:bCs w:val="1"/>
        </w:rPr>
      </w:pPr>
      <w:r w:rsidDel="00000000" w:rsidR="00000000" w:rsidRPr="00000000">
        <w:rPr>
          <w:b w:val="1"/>
          <w:bCs w:val="1"/>
          <w:rtl w:val="0"/>
        </w:rPr>
        <w:t xml:space="preserve">Offboard unmanaged registries from Prisma Cloud</w:t>
      </w:r>
      <w:r w:rsidDel="00000000" w:rsidR="00000000" w:rsidRPr="00000000">
        <w:rPr>
          <w:rtl w:val="0"/>
        </w:rPr>
        <w:t xml:space="preserve">: Offboard unmanaged (JFrog, Docker) registries from Prisma Cloud.</w:t>
      </w:r>
    </w:p>
    <w:p w:rsidR="00000000" w:rsidDel="00000000" w:rsidP="00000000" w:rsidRDefault="00000000" w:rsidRPr="00000000" w14:paraId="0000028C">
      <w:pPr>
        <w:numPr>
          <w:ilvl w:val="0"/>
          <w:numId w:val="8"/>
        </w:numPr>
        <w:ind w:left="720" w:hanging="360"/>
        <w:rPr>
          <w:b w:val="1"/>
          <w:bCs w:val="1"/>
        </w:rPr>
      </w:pPr>
      <w:r w:rsidDel="00000000" w:rsidR="00000000" w:rsidRPr="00000000">
        <w:rPr>
          <w:b w:val="1"/>
          <w:bCs w:val="1"/>
          <w:rtl w:val="0"/>
        </w:rPr>
        <w:t xml:space="preserve">Onboard unmanaged (JFrog, Docker) registries for registry scanning</w:t>
      </w:r>
      <w:r w:rsidDel="00000000" w:rsidR="00000000" w:rsidRPr="00000000">
        <w:rPr>
          <w:rtl w:val="0"/>
        </w:rPr>
        <w:t xml:space="preserve">: Onboard unmanaged (JFrog, Docker) registries to Cortex Cloud.</w:t>
      </w:r>
    </w:p>
    <w:p w:rsidR="00000000" w:rsidDel="00000000" w:rsidP="00000000" w:rsidRDefault="00000000" w:rsidRPr="00000000" w14:paraId="0000028D">
      <w:pPr>
        <w:numPr>
          <w:ilvl w:val="0"/>
          <w:numId w:val="8"/>
        </w:numPr>
        <w:ind w:left="720" w:hanging="360"/>
        <w:rPr>
          <w:b w:val="1"/>
          <w:bCs w:val="1"/>
        </w:rPr>
      </w:pPr>
      <w:r w:rsidDel="00000000" w:rsidR="00000000" w:rsidRPr="00000000">
        <w:rPr>
          <w:b w:val="1"/>
          <w:bCs w:val="1"/>
          <w:rtl w:val="0"/>
        </w:rPr>
        <w:t xml:space="preserve">Validate Automated Creation of Vulnerability Rules (Vulnerability Policies in Prisma Cloud))</w:t>
      </w:r>
      <w:r w:rsidDel="00000000" w:rsidR="00000000" w:rsidRPr="00000000">
        <w:rPr>
          <w:rtl w:val="0"/>
        </w:rPr>
        <w:t xml:space="preserve">: After executing task 1.1.6 via Upgrade Helper, you must validate the copied cloud workload vulnerability rules are working as intended. </w:t>
      </w:r>
    </w:p>
    <w:p w:rsidR="00000000" w:rsidDel="00000000" w:rsidP="00000000" w:rsidRDefault="00000000" w:rsidRPr="00000000" w14:paraId="0000028E">
      <w:pPr>
        <w:numPr>
          <w:ilvl w:val="0"/>
          <w:numId w:val="8"/>
        </w:numPr>
        <w:ind w:left="720" w:hanging="360"/>
        <w:rPr>
          <w:b w:val="1"/>
          <w:bCs w:val="1"/>
        </w:rPr>
      </w:pPr>
      <w:r w:rsidDel="00000000" w:rsidR="00000000" w:rsidRPr="00000000">
        <w:rPr>
          <w:b w:val="1"/>
          <w:bCs w:val="1"/>
          <w:rtl w:val="0"/>
        </w:rPr>
        <w:t xml:space="preserve">Review and verify Compliance Rules in Prisma Cloud vs Cortex Cloud</w:t>
      </w:r>
      <w:r w:rsidDel="00000000" w:rsidR="00000000" w:rsidRPr="00000000">
        <w:rPr>
          <w:rtl w:val="0"/>
        </w:rPr>
        <w:t xml:space="preserve">: Ensure there is no duplication of Workload Rules in Cortex Cloud prior to creating the rules (verify compliance rules in Prisma Cloud don’t have overlap with OOTB workload rules).</w:t>
      </w:r>
    </w:p>
    <w:p w:rsidR="00000000" w:rsidDel="00000000" w:rsidP="00000000" w:rsidRDefault="00000000" w:rsidRPr="00000000" w14:paraId="0000028F">
      <w:pPr>
        <w:numPr>
          <w:ilvl w:val="0"/>
          <w:numId w:val="8"/>
        </w:numPr>
        <w:ind w:left="720" w:hanging="360"/>
        <w:rPr>
          <w:b w:val="1"/>
          <w:bCs w:val="1"/>
        </w:rPr>
      </w:pPr>
      <w:r w:rsidDel="00000000" w:rsidR="00000000" w:rsidRPr="00000000">
        <w:rPr>
          <w:b w:val="1"/>
          <w:bCs w:val="1"/>
          <w:rtl w:val="0"/>
        </w:rPr>
        <w:t xml:space="preserve">Validate Automated Creation of Cloud Workload Rules (Compliance Rules in Prisma Cloud)</w:t>
      </w:r>
      <w:r w:rsidDel="00000000" w:rsidR="00000000" w:rsidRPr="00000000">
        <w:rPr>
          <w:rtl w:val="0"/>
        </w:rPr>
        <w:t xml:space="preserve">: After executing task 1.1.6 via Upgrade Helper, you must validate the copied cloud workload rules are working as intended. </w:t>
      </w:r>
    </w:p>
    <w:p w:rsidR="00000000" w:rsidDel="00000000" w:rsidP="00000000" w:rsidRDefault="00000000" w:rsidRPr="00000000" w14:paraId="00000290">
      <w:pPr>
        <w:numPr>
          <w:ilvl w:val="0"/>
          <w:numId w:val="8"/>
        </w:numPr>
        <w:ind w:left="720" w:hanging="360"/>
        <w:rPr>
          <w:b w:val="1"/>
          <w:bCs w:val="1"/>
        </w:rPr>
      </w:pPr>
      <w:r w:rsidDel="00000000" w:rsidR="00000000" w:rsidRPr="00000000">
        <w:rPr>
          <w:b w:val="1"/>
          <w:bCs w:val="1"/>
          <w:rtl w:val="0"/>
        </w:rPr>
        <w:t xml:space="preserve">Configure Endpoint Protection Rules (Host/Container/Image Runtime Policies in Prisma Cloud)</w:t>
      </w:r>
      <w:r w:rsidDel="00000000" w:rsidR="00000000" w:rsidRPr="00000000">
        <w:rPr>
          <w:rtl w:val="0"/>
        </w:rPr>
        <w:t xml:space="preserve">: Create endpoint protection rules in Cortex Cloud that map to host/container/image runtime policies in Prisma Cloud.</w:t>
      </w:r>
    </w:p>
    <w:p w:rsidR="00000000" w:rsidDel="00000000" w:rsidP="00000000" w:rsidRDefault="00000000" w:rsidRPr="00000000" w14:paraId="00000291">
      <w:pPr>
        <w:numPr>
          <w:ilvl w:val="0"/>
          <w:numId w:val="8"/>
        </w:numPr>
        <w:ind w:left="720" w:hanging="360"/>
        <w:rPr>
          <w:b w:val="1"/>
          <w:bCs w:val="1"/>
        </w:rPr>
      </w:pPr>
      <w:r w:rsidDel="00000000" w:rsidR="00000000" w:rsidRPr="00000000">
        <w:rPr>
          <w:b w:val="1"/>
          <w:bCs w:val="1"/>
          <w:rtl w:val="0"/>
        </w:rPr>
        <w:t xml:space="preserve">Create Admission Controller Cases (Policies in Prisma Cloud)</w:t>
      </w:r>
      <w:r w:rsidDel="00000000" w:rsidR="00000000" w:rsidRPr="00000000">
        <w:rPr>
          <w:rtl w:val="0"/>
        </w:rPr>
        <w:t xml:space="preserve">: Create Admission Controller Cases in Cortex Cloud mapped to Admission Controller policies in Prisma Cloud.</w:t>
      </w:r>
    </w:p>
    <w:p w:rsidR="00000000" w:rsidDel="00000000" w:rsidP="00000000" w:rsidRDefault="00000000" w:rsidRPr="00000000" w14:paraId="00000292">
      <w:pPr>
        <w:numPr>
          <w:ilvl w:val="0"/>
          <w:numId w:val="8"/>
        </w:numPr>
        <w:ind w:left="720" w:hanging="360"/>
        <w:rPr>
          <w:b w:val="1"/>
          <w:bCs w:val="1"/>
        </w:rPr>
      </w:pPr>
      <w:r w:rsidDel="00000000" w:rsidR="00000000" w:rsidRPr="00000000">
        <w:rPr>
          <w:b w:val="1"/>
          <w:bCs w:val="1"/>
          <w:rtl w:val="0"/>
        </w:rPr>
        <w:t xml:space="preserve">Create Exclusion Rules (Tags or CVEs)</w:t>
      </w:r>
      <w:r w:rsidDel="00000000" w:rsidR="00000000" w:rsidRPr="00000000">
        <w:rPr>
          <w:rtl w:val="0"/>
        </w:rPr>
        <w:t xml:space="preserve">: Leverage the self-service upgrade tool to configure exclusion rules in Cortex Cloud mapped to Prisma Cloud's tags for vulnerability labels and/or policy exceptions.</w:t>
      </w:r>
    </w:p>
    <w:p w:rsidR="00000000" w:rsidDel="00000000" w:rsidP="00000000" w:rsidRDefault="00000000" w:rsidRPr="00000000" w14:paraId="00000293">
      <w:pPr>
        <w:numPr>
          <w:ilvl w:val="0"/>
          <w:numId w:val="8"/>
        </w:numPr>
        <w:ind w:left="720" w:hanging="360"/>
        <w:rPr>
          <w:b w:val="1"/>
          <w:bCs w:val="1"/>
        </w:rPr>
      </w:pPr>
      <w:r w:rsidDel="00000000" w:rsidR="00000000" w:rsidRPr="00000000">
        <w:rPr>
          <w:b w:val="1"/>
          <w:bCs w:val="1"/>
          <w:rtl w:val="0"/>
        </w:rPr>
        <w:t xml:space="preserve">Create Asset Groups (Mapped to Collections in Prisma Cloud)</w:t>
      </w:r>
      <w:r w:rsidDel="00000000" w:rsidR="00000000" w:rsidRPr="00000000">
        <w:rPr>
          <w:rtl w:val="0"/>
        </w:rPr>
        <w:t xml:space="preserve">: If you want to copy over your pre-defined collections as asset groups in Cortex Cloud, leverage the self-service upgrade tool to automate the process.</w:t>
      </w:r>
    </w:p>
    <w:p w:rsidR="00000000" w:rsidDel="00000000" w:rsidP="00000000" w:rsidRDefault="00000000" w:rsidRPr="00000000" w14:paraId="00000294">
      <w:pPr>
        <w:numPr>
          <w:ilvl w:val="0"/>
          <w:numId w:val="8"/>
        </w:numPr>
        <w:ind w:left="720" w:hanging="360"/>
        <w:rPr>
          <w:u w:val="none"/>
        </w:rPr>
      </w:pPr>
      <w:r w:rsidDel="00000000" w:rsidR="00000000" w:rsidRPr="00000000">
        <w:rPr>
          <w:b w:val="1"/>
          <w:bCs w:val="1"/>
          <w:rtl w:val="0"/>
        </w:rPr>
        <w:t xml:space="preserve">Implement SBAC for CWP:</w:t>
      </w:r>
      <w:r w:rsidDel="00000000" w:rsidR="00000000" w:rsidRPr="00000000">
        <w:rPr>
          <w:rtl w:val="0"/>
        </w:rPr>
        <w:t xml:space="preserve"> Set the scope of users, user groups, and API keys based on the following areas - assets, cases and issues, endpoints.</w:t>
      </w:r>
    </w:p>
    <w:p w:rsidR="00000000" w:rsidDel="00000000" w:rsidP="00000000" w:rsidRDefault="00000000" w:rsidRPr="00000000" w14:paraId="00000295">
      <w:pPr>
        <w:numPr>
          <w:ilvl w:val="0"/>
          <w:numId w:val="8"/>
        </w:numPr>
        <w:ind w:left="720" w:hanging="360"/>
        <w:rPr>
          <w:b w:val="1"/>
          <w:bCs w:val="1"/>
        </w:rPr>
      </w:pPr>
      <w:r w:rsidDel="00000000" w:rsidR="00000000" w:rsidRPr="00000000">
        <w:rPr>
          <w:b w:val="1"/>
          <w:bCs w:val="1"/>
          <w:rtl w:val="0"/>
        </w:rPr>
        <w:t xml:space="preserve">Enable Third Party Integrations/Notifications</w:t>
      </w:r>
      <w:r w:rsidDel="00000000" w:rsidR="00000000" w:rsidRPr="00000000">
        <w:rPr>
          <w:rtl w:val="0"/>
        </w:rPr>
        <w:t xml:space="preserve">: Onboard third-party integrations and notifications systems to Cortex Cloud that were configured in Prisma Cloud.</w:t>
      </w:r>
    </w:p>
    <w:p w:rsidR="00000000" w:rsidDel="00000000" w:rsidP="00000000" w:rsidRDefault="00000000" w:rsidRPr="00000000" w14:paraId="00000296">
      <w:pPr>
        <w:numPr>
          <w:ilvl w:val="0"/>
          <w:numId w:val="8"/>
        </w:numPr>
        <w:ind w:left="720" w:hanging="360"/>
        <w:rPr>
          <w:b w:val="1"/>
          <w:bCs w:val="1"/>
        </w:rPr>
      </w:pPr>
      <w:r w:rsidDel="00000000" w:rsidR="00000000" w:rsidRPr="00000000">
        <w:rPr>
          <w:b w:val="1"/>
          <w:bCs w:val="1"/>
          <w:rtl w:val="0"/>
        </w:rPr>
        <w:t xml:space="preserve">API Awareness Session for CWP</w:t>
      </w:r>
      <w:r w:rsidDel="00000000" w:rsidR="00000000" w:rsidRPr="00000000">
        <w:rPr>
          <w:rtl w:val="0"/>
        </w:rPr>
        <w:t xml:space="preserve">: Train customers on the new API endpoints for CWP (Runtime Security) module.</w:t>
      </w:r>
    </w:p>
    <w:p w:rsidR="00000000" w:rsidDel="00000000" w:rsidP="00000000" w:rsidRDefault="00000000" w:rsidRPr="00000000" w14:paraId="00000297">
      <w:pPr>
        <w:numPr>
          <w:ilvl w:val="0"/>
          <w:numId w:val="8"/>
        </w:numPr>
        <w:ind w:left="720" w:hanging="360"/>
        <w:rPr>
          <w:b w:val="1"/>
          <w:bCs w:val="1"/>
        </w:rPr>
      </w:pPr>
      <w:r w:rsidDel="00000000" w:rsidR="00000000" w:rsidRPr="00000000">
        <w:rPr>
          <w:b w:val="1"/>
          <w:bCs w:val="1"/>
          <w:rtl w:val="0"/>
        </w:rPr>
        <w:t xml:space="preserve">Cortex CLI Use Cases (CWP)</w:t>
      </w:r>
      <w:r w:rsidDel="00000000" w:rsidR="00000000" w:rsidRPr="00000000">
        <w:rPr>
          <w:rtl w:val="0"/>
        </w:rPr>
        <w:t xml:space="preserve">: Educate customers on conversion of twistcli to Cortex CLI and assist them with updating their build pipelines to the new CLI tool.</w:t>
      </w:r>
    </w:p>
    <w:p w:rsidR="00000000" w:rsidDel="00000000" w:rsidP="00000000" w:rsidRDefault="00000000" w:rsidRPr="00000000" w14:paraId="00000298">
      <w:pPr>
        <w:numPr>
          <w:ilvl w:val="0"/>
          <w:numId w:val="8"/>
        </w:numPr>
        <w:ind w:left="720" w:hanging="360"/>
        <w:rPr>
          <w:b w:val="1"/>
          <w:bCs w:val="1"/>
        </w:rPr>
      </w:pPr>
      <w:r w:rsidDel="00000000" w:rsidR="00000000" w:rsidRPr="00000000">
        <w:rPr>
          <w:b w:val="1"/>
          <w:bCs w:val="1"/>
          <w:rtl w:val="0"/>
        </w:rPr>
        <w:t xml:space="preserve">Dashboards and Reporting for CWP</w:t>
      </w:r>
      <w:r w:rsidDel="00000000" w:rsidR="00000000" w:rsidRPr="00000000">
        <w:rPr>
          <w:rtl w:val="0"/>
        </w:rPr>
        <w:t xml:space="preserve">: Offer a walkthrough of the updated dashboards and widgets available in Cortex Cloud.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owftfxx5x8ub" w:id="33"/>
      <w:bookmarkEnd w:id="33"/>
      <w:r w:rsidDel="00000000" w:rsidR="00000000" w:rsidRPr="00000000">
        <w:rPr>
          <w:rtl w:val="0"/>
        </w:rPr>
        <w:t xml:space="preserve">Application Security (ASPM)</w:t>
      </w:r>
    </w:p>
    <w:p w:rsidR="00000000" w:rsidDel="00000000" w:rsidP="00000000" w:rsidRDefault="00000000" w:rsidRPr="00000000" w14:paraId="0000029B">
      <w:pPr>
        <w:rPr/>
      </w:pPr>
      <w:r w:rsidDel="00000000" w:rsidR="00000000" w:rsidRPr="00000000">
        <w:rPr>
          <w:rtl w:val="0"/>
        </w:rPr>
        <w:t xml:space="preserve">This section covers the Application Security Module (Application Security Posture Management - ASPM) upgrade activities for Cortex Cloud enablement. When onboarding customers’ code repositories, CI/CD runs, or CI/CD systems, the customer can choose to offboard their systems from Prisma Cloud following the successful onboarding within Cortex Cloud. This section is the only section that allows for onboarding prior to offboarding.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i w:val="1"/>
          <w:iCs w:val="1"/>
          <w:rtl w:val="0"/>
        </w:rPr>
        <w:t xml:space="preserve">Important callouts:</w:t>
      </w:r>
      <w:r w:rsidDel="00000000" w:rsidR="00000000" w:rsidRPr="00000000">
        <w:rPr>
          <w:rtl w:val="0"/>
        </w:rPr>
      </w:r>
    </w:p>
    <w:p w:rsidR="00000000" w:rsidDel="00000000" w:rsidP="00000000" w:rsidRDefault="00000000" w:rsidRPr="00000000" w14:paraId="0000029E">
      <w:pPr>
        <w:numPr>
          <w:ilvl w:val="0"/>
          <w:numId w:val="6"/>
        </w:numPr>
        <w:ind w:left="720" w:hanging="360"/>
      </w:pPr>
      <w:r w:rsidDel="00000000" w:rsidR="00000000" w:rsidRPr="00000000">
        <w:rPr>
          <w:rtl w:val="0"/>
        </w:rPr>
        <w:t xml:space="preserve">For the first release of Cortex Cloud (After GA April 2025 - First Cortex Cloud Update 1.1), Professional Services’ upgrade tool addresses a majority of configuration tasks outlined in the project plan.</w:t>
      </w:r>
    </w:p>
    <w:p w:rsidR="00000000" w:rsidDel="00000000" w:rsidP="00000000" w:rsidRDefault="00000000" w:rsidRPr="00000000" w14:paraId="0000029F">
      <w:pPr>
        <w:numPr>
          <w:ilvl w:val="1"/>
          <w:numId w:val="6"/>
        </w:numPr>
        <w:ind w:left="1440" w:hanging="360"/>
      </w:pPr>
      <w:r w:rsidDel="00000000" w:rsidR="00000000" w:rsidRPr="00000000">
        <w:rPr>
          <w:rtl w:val="0"/>
        </w:rPr>
        <w:t xml:space="preserve">In order to leverage the Cortex Cloud upgrade tool you will need to be provided with both Prisma Cloud and Cortex Cloud access keys with system administrator privileges.</w:t>
      </w:r>
    </w:p>
    <w:p w:rsidR="00000000" w:rsidDel="00000000" w:rsidP="00000000" w:rsidRDefault="00000000" w:rsidRPr="00000000" w14:paraId="000002A0">
      <w:pPr>
        <w:rPr/>
      </w:pPr>
      <w:r w:rsidDel="00000000" w:rsidR="00000000" w:rsidRPr="00000000">
        <w:rPr>
          <w:rtl w:val="0"/>
        </w:rPr>
      </w:r>
    </w:p>
    <w:tbl>
      <w:tblPr>
        <w:tblStyle w:val="Table8"/>
        <w:tblW w:w="9645.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975"/>
        <w:gridCol w:w="855"/>
        <w:gridCol w:w="3285"/>
        <w:gridCol w:w="2445"/>
        <w:gridCol w:w="2085"/>
        <w:tblGridChange w:id="0">
          <w:tblGrid>
            <w:gridCol w:w="975"/>
            <w:gridCol w:w="855"/>
            <w:gridCol w:w="3285"/>
            <w:gridCol w:w="2445"/>
            <w:gridCol w:w="2085"/>
          </w:tblGrid>
        </w:tblGridChange>
      </w:tblGrid>
      <w:tr>
        <w:trPr>
          <w:cantSplit w:val="0"/>
          <w:trHeight w:val="315" w:hRule="atLeast"/>
          <w:tblHeader w:val="0"/>
        </w:trPr>
        <w:tc>
          <w:tcPr>
            <w:gridSpan w:val="5"/>
            <w:tcBorders>
              <w:top w:color="ffffff" w:space="0" w:sz="6" w:val="single"/>
              <w:left w:color="ffffff" w:space="0" w:sz="6" w:val="single"/>
              <w:bottom w:color="ffffff" w:space="0" w:sz="6" w:val="single"/>
              <w:right w:color="ffffff"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6. App Sec / Application Security Posture Management (ASPM)</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jc w:val="center"/>
              <w:rPr>
                <w:sz w:val="16"/>
                <w:szCs w:val="16"/>
              </w:rPr>
            </w:pPr>
            <w:r w:rsidDel="00000000" w:rsidR="00000000" w:rsidRPr="00000000">
              <w:rPr>
                <w:sz w:val="16"/>
                <w:szCs w:val="16"/>
                <w:rtl w:val="0"/>
              </w:rPr>
              <w:t xml:space="preserve">6.0.0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rPr>
                <w:sz w:val="16"/>
                <w:szCs w:val="16"/>
              </w:rPr>
            </w:pPr>
            <w:r w:rsidDel="00000000" w:rsidR="00000000" w:rsidRPr="00000000">
              <w:rPr>
                <w:sz w:val="16"/>
                <w:szCs w:val="16"/>
                <w:rtl w:val="0"/>
              </w:rPr>
              <w:t xml:space="preserve">Onboard VCS Systems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jc w:val="center"/>
              <w:rPr>
                <w:sz w:val="16"/>
                <w:szCs w:val="16"/>
              </w:rPr>
            </w:pPr>
            <w:r w:rsidDel="00000000" w:rsidR="00000000" w:rsidRPr="00000000">
              <w:rPr>
                <w:sz w:val="16"/>
                <w:szCs w:val="16"/>
                <w:rtl w:val="0"/>
              </w:rPr>
              <w:t xml:space="preserve">6.0.1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rPr>
                <w:sz w:val="16"/>
                <w:szCs w:val="16"/>
              </w:rPr>
            </w:pPr>
            <w:r w:rsidDel="00000000" w:rsidR="00000000" w:rsidRPr="00000000">
              <w:rPr>
                <w:sz w:val="16"/>
                <w:szCs w:val="16"/>
                <w:rtl w:val="0"/>
              </w:rPr>
              <w:t xml:space="preserve">Onboard CI/CD Runs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F">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jc w:val="center"/>
              <w:rPr>
                <w:sz w:val="16"/>
                <w:szCs w:val="16"/>
              </w:rPr>
            </w:pPr>
            <w:r w:rsidDel="00000000" w:rsidR="00000000" w:rsidRPr="00000000">
              <w:rPr>
                <w:sz w:val="16"/>
                <w:szCs w:val="16"/>
                <w:rtl w:val="0"/>
              </w:rPr>
              <w:t xml:space="preserve">6.0.2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rPr>
                <w:sz w:val="16"/>
                <w:szCs w:val="16"/>
              </w:rPr>
            </w:pPr>
            <w:r w:rsidDel="00000000" w:rsidR="00000000" w:rsidRPr="00000000">
              <w:rPr>
                <w:sz w:val="16"/>
                <w:szCs w:val="16"/>
                <w:rtl w:val="0"/>
              </w:rPr>
              <w:t xml:space="preserve">Onboard CI/CD Systems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jc w:val="center"/>
              <w:rPr>
                <w:sz w:val="16"/>
                <w:szCs w:val="16"/>
              </w:rPr>
            </w:pPr>
            <w:r w:rsidDel="00000000" w:rsidR="00000000" w:rsidRPr="00000000">
              <w:rPr>
                <w:sz w:val="16"/>
                <w:szCs w:val="16"/>
                <w:rtl w:val="0"/>
              </w:rPr>
              <w:t xml:space="preserve">6.0.3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rPr>
                <w:sz w:val="16"/>
                <w:szCs w:val="16"/>
              </w:rPr>
            </w:pPr>
            <w:r w:rsidDel="00000000" w:rsidR="00000000" w:rsidRPr="00000000">
              <w:rPr>
                <w:sz w:val="16"/>
                <w:szCs w:val="16"/>
                <w:rtl w:val="0"/>
              </w:rPr>
              <w:t xml:space="preserve">Offboard any VCS and/or CI/CD integration from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16"/>
                <w:szCs w:val="16"/>
              </w:rPr>
            </w:pPr>
            <w:r w:rsidDel="00000000" w:rsidR="00000000" w:rsidRPr="00000000">
              <w:rPr>
                <w:sz w:val="16"/>
                <w:szCs w:val="16"/>
                <w:rtl w:val="0"/>
              </w:rPr>
              <w:t xml:space="preserve">6.0.4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rPr>
                <w:sz w:val="16"/>
                <w:szCs w:val="16"/>
              </w:rPr>
            </w:pPr>
            <w:r w:rsidDel="00000000" w:rsidR="00000000" w:rsidRPr="00000000">
              <w:rPr>
                <w:sz w:val="16"/>
                <w:szCs w:val="16"/>
                <w:rtl w:val="0"/>
              </w:rPr>
              <w:t xml:space="preserve">IDE -- VSCode, JetBrains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jc w:val="center"/>
              <w:rPr>
                <w:sz w:val="16"/>
                <w:szCs w:val="16"/>
              </w:rPr>
            </w:pPr>
            <w:r w:rsidDel="00000000" w:rsidR="00000000" w:rsidRPr="00000000">
              <w:rPr>
                <w:sz w:val="16"/>
                <w:szCs w:val="16"/>
                <w:rtl w:val="0"/>
              </w:rPr>
              <w:t xml:space="preserve">6.0.5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rPr>
                <w:sz w:val="16"/>
                <w:szCs w:val="16"/>
              </w:rPr>
            </w:pPr>
            <w:r w:rsidDel="00000000" w:rsidR="00000000" w:rsidRPr="00000000">
              <w:rPr>
                <w:sz w:val="16"/>
                <w:szCs w:val="16"/>
                <w:rtl w:val="0"/>
              </w:rPr>
              <w:t xml:space="preserve">Third Party SAST Scanning Tools (Veracode) Integration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widowControl w:val="0"/>
              <w:jc w:val="center"/>
              <w:rPr>
                <w:sz w:val="20"/>
                <w:szCs w:val="20"/>
              </w:rPr>
            </w:pPr>
            <w:r w:rsidDel="00000000" w:rsidR="00000000" w:rsidRPr="00000000">
              <w:rPr>
                <w:rFonts w:ascii="Helvetica Neue" w:cs="Helvetica Neue" w:eastAsia="Helvetica Neue" w:hAnsi="Helvetica Neue"/>
                <w:color w:val="11734b"/>
                <w:sz w:val="14"/>
                <w:szCs w:val="14"/>
                <w:rtl w:val="0"/>
              </w:rPr>
              <w:t xml:space="preserve">Data Source Onboarding/Offboarding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3">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jc w:val="center"/>
              <w:rPr>
                <w:sz w:val="16"/>
                <w:szCs w:val="16"/>
              </w:rPr>
            </w:pPr>
            <w:r w:rsidDel="00000000" w:rsidR="00000000" w:rsidRPr="00000000">
              <w:rPr>
                <w:sz w:val="16"/>
                <w:szCs w:val="16"/>
                <w:rtl w:val="0"/>
              </w:rPr>
              <w:t xml:space="preserve">6.1.0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rPr>
                <w:sz w:val="16"/>
                <w:szCs w:val="16"/>
              </w:rPr>
            </w:pPr>
            <w:r w:rsidDel="00000000" w:rsidR="00000000" w:rsidRPr="00000000">
              <w:rPr>
                <w:sz w:val="16"/>
                <w:szCs w:val="16"/>
                <w:rtl w:val="0"/>
              </w:rPr>
              <w:t xml:space="preserve">Repository Selection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7">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widowControl w:val="0"/>
              <w:jc w:val="center"/>
              <w:rPr>
                <w:sz w:val="20"/>
                <w:szCs w:val="20"/>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jc w:val="center"/>
              <w:rPr>
                <w:sz w:val="16"/>
                <w:szCs w:val="16"/>
              </w:rPr>
            </w:pPr>
            <w:r w:rsidDel="00000000" w:rsidR="00000000" w:rsidRPr="00000000">
              <w:rPr>
                <w:sz w:val="16"/>
                <w:szCs w:val="16"/>
                <w:rtl w:val="0"/>
              </w:rPr>
              <w:t xml:space="preserve">6.2.0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rPr>
                <w:sz w:val="16"/>
                <w:szCs w:val="16"/>
              </w:rPr>
            </w:pPr>
            <w:r w:rsidDel="00000000" w:rsidR="00000000" w:rsidRPr="00000000">
              <w:rPr>
                <w:sz w:val="16"/>
                <w:szCs w:val="16"/>
                <w:rtl w:val="0"/>
              </w:rPr>
              <w:t xml:space="preserve">Branch Scan Configuration - Update scanned branch per Prisma Cloud 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C">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D">
            <w:pPr>
              <w:widowControl w:val="0"/>
              <w:jc w:val="center"/>
              <w:rPr>
                <w:sz w:val="20"/>
                <w:szCs w:val="20"/>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jc w:val="center"/>
              <w:rPr>
                <w:sz w:val="16"/>
                <w:szCs w:val="16"/>
              </w:rPr>
            </w:pPr>
            <w:r w:rsidDel="00000000" w:rsidR="00000000" w:rsidRPr="00000000">
              <w:rPr>
                <w:sz w:val="16"/>
                <w:szCs w:val="16"/>
                <w:rtl w:val="0"/>
              </w:rPr>
              <w:t xml:space="preserve">6.3.0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rPr>
                <w:sz w:val="16"/>
                <w:szCs w:val="16"/>
              </w:rPr>
            </w:pPr>
            <w:r w:rsidDel="00000000" w:rsidR="00000000" w:rsidRPr="00000000">
              <w:rPr>
                <w:sz w:val="16"/>
                <w:szCs w:val="16"/>
                <w:rtl w:val="0"/>
              </w:rPr>
              <w:t xml:space="preserve">Create AppSec Rules in CC (Custom Build Policies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1">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2">
            <w:pPr>
              <w:widowControl w:val="0"/>
              <w:jc w:val="center"/>
              <w:rPr>
                <w:sz w:val="20"/>
                <w:szCs w:val="20"/>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jc w:val="center"/>
              <w:rPr>
                <w:sz w:val="16"/>
                <w:szCs w:val="16"/>
              </w:rPr>
            </w:pPr>
            <w:r w:rsidDel="00000000" w:rsidR="00000000" w:rsidRPr="00000000">
              <w:rPr>
                <w:sz w:val="16"/>
                <w:szCs w:val="16"/>
                <w:rtl w:val="0"/>
              </w:rPr>
              <w:t xml:space="preserve">6.3.1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4">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rPr>
                <w:sz w:val="16"/>
                <w:szCs w:val="16"/>
              </w:rPr>
            </w:pPr>
            <w:r w:rsidDel="00000000" w:rsidR="00000000" w:rsidRPr="00000000">
              <w:rPr>
                <w:sz w:val="16"/>
                <w:szCs w:val="16"/>
                <w:rtl w:val="0"/>
              </w:rPr>
              <w:t xml:space="preserve">Create Labels for AppSec OOTB Rules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6">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widowControl w:val="0"/>
              <w:jc w:val="center"/>
              <w:rPr>
                <w:sz w:val="20"/>
                <w:szCs w:val="20"/>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jc w:val="center"/>
              <w:rPr>
                <w:sz w:val="16"/>
                <w:szCs w:val="16"/>
              </w:rPr>
            </w:pPr>
            <w:r w:rsidDel="00000000" w:rsidR="00000000" w:rsidRPr="00000000">
              <w:rPr>
                <w:sz w:val="16"/>
                <w:szCs w:val="16"/>
                <w:rtl w:val="0"/>
              </w:rPr>
              <w:t xml:space="preserve">6.3.2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rPr>
                <w:sz w:val="16"/>
                <w:szCs w:val="16"/>
              </w:rPr>
            </w:pPr>
            <w:r w:rsidDel="00000000" w:rsidR="00000000" w:rsidRPr="00000000">
              <w:rPr>
                <w:sz w:val="16"/>
                <w:szCs w:val="16"/>
                <w:rtl w:val="0"/>
              </w:rPr>
              <w:t xml:space="preserve">Create Policies for Enforcement (Enforcement Rules in Prisma Cloud)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B">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widowControl w:val="0"/>
              <w:jc w:val="center"/>
              <w:rPr>
                <w:sz w:val="20"/>
                <w:szCs w:val="20"/>
              </w:rPr>
            </w:pPr>
            <w:r w:rsidDel="00000000" w:rsidR="00000000" w:rsidRPr="00000000">
              <w:rPr>
                <w:rFonts w:ascii="Helvetica Neue" w:cs="Helvetica Neue" w:eastAsia="Helvetica Neue" w:hAnsi="Helvetica Neue"/>
                <w:color w:val="3d3d3d"/>
                <w:sz w:val="14"/>
                <w:szCs w:val="14"/>
                <w:rtl w:val="0"/>
              </w:rPr>
              <w:t xml:space="preserve">Self-Service Upgrade Tool</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D">
            <w:pPr>
              <w:widowControl w:val="0"/>
              <w:jc w:val="center"/>
              <w:rPr>
                <w:sz w:val="16"/>
                <w:szCs w:val="16"/>
              </w:rPr>
            </w:pPr>
            <w:r w:rsidDel="00000000" w:rsidR="00000000" w:rsidRPr="00000000">
              <w:rPr>
                <w:sz w:val="16"/>
                <w:szCs w:val="16"/>
                <w:rtl w:val="0"/>
              </w:rPr>
              <w:t xml:space="preserve">6.4.0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DF">
            <w:pPr>
              <w:widowControl w:val="0"/>
              <w:rPr>
                <w:sz w:val="16"/>
                <w:szCs w:val="16"/>
              </w:rPr>
            </w:pPr>
            <w:r w:rsidDel="00000000" w:rsidR="00000000" w:rsidRPr="00000000">
              <w:rPr>
                <w:sz w:val="16"/>
                <w:szCs w:val="16"/>
                <w:rtl w:val="0"/>
              </w:rPr>
              <w:t xml:space="preserve">Secrets Security &amp; Validation Enablement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1">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2">
            <w:pPr>
              <w:widowControl w:val="0"/>
              <w:jc w:val="center"/>
              <w:rPr>
                <w:sz w:val="16"/>
                <w:szCs w:val="16"/>
              </w:rPr>
            </w:pPr>
            <w:r w:rsidDel="00000000" w:rsidR="00000000" w:rsidRPr="00000000">
              <w:rPr>
                <w:sz w:val="16"/>
                <w:szCs w:val="16"/>
                <w:rtl w:val="0"/>
              </w:rPr>
              <w:t xml:space="preserve">6.5.0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4">
            <w:pPr>
              <w:widowControl w:val="0"/>
              <w:rPr>
                <w:sz w:val="16"/>
                <w:szCs w:val="16"/>
              </w:rPr>
            </w:pPr>
            <w:r w:rsidDel="00000000" w:rsidR="00000000" w:rsidRPr="00000000">
              <w:rPr>
                <w:sz w:val="16"/>
                <w:szCs w:val="16"/>
                <w:rtl w:val="0"/>
              </w:rPr>
              <w:t xml:space="preserve">Developer Suppression 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jc w:val="center"/>
              <w:rPr>
                <w:sz w:val="16"/>
                <w:szCs w:val="16"/>
              </w:rPr>
            </w:pPr>
            <w:r w:rsidDel="00000000" w:rsidR="00000000" w:rsidRPr="00000000">
              <w:rPr>
                <w:sz w:val="16"/>
                <w:szCs w:val="16"/>
                <w:rtl w:val="0"/>
              </w:rPr>
              <w:t xml:space="preserve">6.6.0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jc w:val="center"/>
              <w:rPr>
                <w:sz w:val="16"/>
                <w:szCs w:val="16"/>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rPr>
                <w:sz w:val="16"/>
                <w:szCs w:val="16"/>
              </w:rPr>
            </w:pPr>
            <w:r w:rsidDel="00000000" w:rsidR="00000000" w:rsidRPr="00000000">
              <w:rPr>
                <w:sz w:val="16"/>
                <w:szCs w:val="16"/>
                <w:rtl w:val="0"/>
              </w:rPr>
              <w:t xml:space="preserve">Implement SBAC for ASPM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A">
            <w:pPr>
              <w:widowControl w:val="0"/>
              <w:jc w:val="center"/>
              <w:rPr>
                <w:sz w:val="20"/>
                <w:szCs w:val="20"/>
              </w:rPr>
            </w:pPr>
            <w:r w:rsidDel="00000000" w:rsidR="00000000" w:rsidRPr="00000000">
              <w:rPr>
                <w:rFonts w:ascii="Helvetica Neue" w:cs="Helvetica Neue" w:eastAsia="Helvetica Neue" w:hAnsi="Helvetica Neue"/>
                <w:color w:val="753800"/>
                <w:sz w:val="14"/>
                <w:szCs w:val="14"/>
                <w:rtl w:val="0"/>
              </w:rPr>
              <w:t xml:space="preserve">Configuration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B">
            <w:pPr>
              <w:widowControl w:val="0"/>
              <w:jc w:val="center"/>
              <w:rPr>
                <w:sz w:val="18"/>
                <w:szCs w:val="18"/>
              </w:rPr>
            </w:pPr>
            <w:r w:rsidDel="00000000" w:rsidR="00000000" w:rsidRPr="00000000">
              <w:rPr>
                <w:color w:val="5a3286"/>
                <w:sz w:val="14"/>
                <w:szCs w:val="14"/>
                <w:rtl w:val="0"/>
              </w:rPr>
              <w:t xml:space="preserve">Customer</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6.7.0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widowControl w:val="0"/>
              <w:rPr>
                <w:sz w:val="20"/>
                <w:szCs w:val="20"/>
              </w:rPr>
            </w:pPr>
            <w:r w:rsidDel="00000000" w:rsidR="00000000" w:rsidRPr="00000000">
              <w:rPr>
                <w:rFonts w:ascii="Helvetica Neue" w:cs="Helvetica Neue" w:eastAsia="Helvetica Neue" w:hAnsi="Helvetica Neue"/>
                <w:sz w:val="16"/>
                <w:szCs w:val="16"/>
                <w:rtl w:val="0"/>
              </w:rPr>
              <w:t xml:space="preserve">Cortex CLI Use Cases (AppSec)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widowControl w:val="0"/>
              <w:jc w:val="center"/>
              <w:rPr>
                <w:sz w:val="20"/>
                <w:szCs w:val="20"/>
              </w:rPr>
            </w:pPr>
            <w:r w:rsidDel="00000000" w:rsidR="00000000" w:rsidRPr="00000000">
              <w:rPr>
                <w:rFonts w:ascii="Helvetica Neue" w:cs="Helvetica Neue" w:eastAsia="Helvetica Neue" w:hAnsi="Helvetica Neue"/>
                <w:color w:val="b10202"/>
                <w:sz w:val="14"/>
                <w:szCs w:val="14"/>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6.7.1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2">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rFonts w:ascii="Helvetica Neue" w:cs="Helvetica Neue" w:eastAsia="Helvetica Neue" w:hAnsi="Helvetica Neue"/>
                <w:sz w:val="16"/>
                <w:szCs w:val="16"/>
                <w:rtl w:val="0"/>
              </w:rPr>
              <w:t xml:space="preserve">API Awareness Session for ASPM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widowControl w:val="0"/>
              <w:jc w:val="center"/>
              <w:rPr>
                <w:sz w:val="20"/>
                <w:szCs w:val="20"/>
              </w:rPr>
            </w:pPr>
            <w:r w:rsidDel="00000000" w:rsidR="00000000" w:rsidRPr="00000000">
              <w:rPr>
                <w:rFonts w:ascii="Helvetica Neue" w:cs="Helvetica Neue" w:eastAsia="Helvetica Neue" w:hAnsi="Helvetica Neue"/>
                <w:color w:val="b10202"/>
                <w:sz w:val="14"/>
                <w:szCs w:val="14"/>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6.7.2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APPSEC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widowControl w:val="0"/>
              <w:rPr>
                <w:sz w:val="20"/>
                <w:szCs w:val="20"/>
              </w:rPr>
            </w:pPr>
            <w:r w:rsidDel="00000000" w:rsidR="00000000" w:rsidRPr="00000000">
              <w:rPr>
                <w:rFonts w:ascii="Helvetica Neue" w:cs="Helvetica Neue" w:eastAsia="Helvetica Neue" w:hAnsi="Helvetica Neue"/>
                <w:sz w:val="16"/>
                <w:szCs w:val="16"/>
                <w:rtl w:val="0"/>
              </w:rPr>
              <w:t xml:space="preserve">Dashboards and Reporting for ASPM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9">
            <w:pPr>
              <w:widowControl w:val="0"/>
              <w:jc w:val="center"/>
              <w:rPr>
                <w:sz w:val="20"/>
                <w:szCs w:val="20"/>
              </w:rPr>
            </w:pPr>
            <w:r w:rsidDel="00000000" w:rsidR="00000000" w:rsidRPr="00000000">
              <w:rPr>
                <w:rFonts w:ascii="Helvetica Neue" w:cs="Helvetica Neue" w:eastAsia="Helvetica Neue" w:hAnsi="Helvetica Neue"/>
                <w:color w:val="b10202"/>
                <w:sz w:val="14"/>
                <w:szCs w:val="14"/>
                <w:rtl w:val="0"/>
              </w:rPr>
              <w:t xml:space="preserve">Education/Awareness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bl>
    <w:p w:rsidR="00000000" w:rsidDel="00000000" w:rsidP="00000000" w:rsidRDefault="00000000" w:rsidRPr="00000000" w14:paraId="000002FB">
      <w:pPr>
        <w:pStyle w:val="Heading4"/>
        <w:rPr/>
      </w:pPr>
      <w:bookmarkStart w:colFirst="0" w:colLast="0" w:name="_puv08ake6hsx" w:id="34"/>
      <w:bookmarkEnd w:id="34"/>
      <w:r w:rsidDel="00000000" w:rsidR="00000000" w:rsidRPr="00000000">
        <w:rPr>
          <w:rtl w:val="0"/>
        </w:rPr>
        <w:t xml:space="preserve">Task Definitions</w:t>
      </w:r>
    </w:p>
    <w:p w:rsidR="00000000" w:rsidDel="00000000" w:rsidP="00000000" w:rsidRDefault="00000000" w:rsidRPr="00000000" w14:paraId="000002FC">
      <w:pPr>
        <w:numPr>
          <w:ilvl w:val="0"/>
          <w:numId w:val="20"/>
        </w:numPr>
        <w:ind w:left="720" w:hanging="360"/>
        <w:rPr>
          <w:b w:val="1"/>
          <w:bCs w:val="1"/>
        </w:rPr>
      </w:pPr>
      <w:r w:rsidDel="00000000" w:rsidR="00000000" w:rsidRPr="00000000">
        <w:rPr>
          <w:b w:val="1"/>
          <w:bCs w:val="1"/>
          <w:rtl w:val="0"/>
        </w:rPr>
        <w:t xml:space="preserve">Onboard VCS Systems</w:t>
      </w:r>
      <w:r w:rsidDel="00000000" w:rsidR="00000000" w:rsidRPr="00000000">
        <w:rPr>
          <w:rtl w:val="0"/>
        </w:rPr>
        <w:t xml:space="preserve">: Onboard your Version Control System (VCS)/code repositories as data sources within Cortex Cloud.</w:t>
      </w:r>
    </w:p>
    <w:p w:rsidR="00000000" w:rsidDel="00000000" w:rsidP="00000000" w:rsidRDefault="00000000" w:rsidRPr="00000000" w14:paraId="000002FD">
      <w:pPr>
        <w:numPr>
          <w:ilvl w:val="0"/>
          <w:numId w:val="20"/>
        </w:numPr>
        <w:ind w:left="720" w:hanging="360"/>
        <w:rPr>
          <w:b w:val="1"/>
          <w:bCs w:val="1"/>
        </w:rPr>
      </w:pPr>
      <w:r w:rsidDel="00000000" w:rsidR="00000000" w:rsidRPr="00000000">
        <w:rPr>
          <w:b w:val="1"/>
          <w:bCs w:val="1"/>
          <w:rtl w:val="0"/>
        </w:rPr>
        <w:t xml:space="preserve">Onboard CI/CD Runs</w:t>
      </w:r>
      <w:r w:rsidDel="00000000" w:rsidR="00000000" w:rsidRPr="00000000">
        <w:rPr>
          <w:rtl w:val="0"/>
        </w:rPr>
        <w:t xml:space="preserve">: Onboard your CI/CD Runs as data sources within Cortex Cloud. </w:t>
      </w:r>
    </w:p>
    <w:p w:rsidR="00000000" w:rsidDel="00000000" w:rsidP="00000000" w:rsidRDefault="00000000" w:rsidRPr="00000000" w14:paraId="000002FE">
      <w:pPr>
        <w:numPr>
          <w:ilvl w:val="0"/>
          <w:numId w:val="20"/>
        </w:numPr>
        <w:ind w:left="720" w:hanging="360"/>
        <w:rPr>
          <w:b w:val="1"/>
          <w:bCs w:val="1"/>
        </w:rPr>
      </w:pPr>
      <w:r w:rsidDel="00000000" w:rsidR="00000000" w:rsidRPr="00000000">
        <w:rPr>
          <w:b w:val="1"/>
          <w:bCs w:val="1"/>
          <w:rtl w:val="0"/>
        </w:rPr>
        <w:t xml:space="preserve">Onboard CI/CD Systems</w:t>
      </w:r>
      <w:r w:rsidDel="00000000" w:rsidR="00000000" w:rsidRPr="00000000">
        <w:rPr>
          <w:rtl w:val="0"/>
        </w:rPr>
        <w:t xml:space="preserve">: Onboard your CI/CD Systems as data sources within Cortex Cloud.</w:t>
      </w:r>
    </w:p>
    <w:p w:rsidR="00000000" w:rsidDel="00000000" w:rsidP="00000000" w:rsidRDefault="00000000" w:rsidRPr="00000000" w14:paraId="000002FF">
      <w:pPr>
        <w:numPr>
          <w:ilvl w:val="0"/>
          <w:numId w:val="20"/>
        </w:numPr>
        <w:ind w:left="720" w:hanging="360"/>
        <w:rPr>
          <w:b w:val="1"/>
          <w:bCs w:val="1"/>
        </w:rPr>
      </w:pPr>
      <w:r w:rsidDel="00000000" w:rsidR="00000000" w:rsidRPr="00000000">
        <w:rPr>
          <w:b w:val="1"/>
          <w:bCs w:val="1"/>
          <w:rtl w:val="0"/>
        </w:rPr>
        <w:t xml:space="preserve">Offboard any VCS and/or CI/CD integration from Prisma Cloud</w:t>
      </w:r>
      <w:r w:rsidDel="00000000" w:rsidR="00000000" w:rsidRPr="00000000">
        <w:rPr>
          <w:rtl w:val="0"/>
        </w:rPr>
        <w:t xml:space="preserve">: Offboard any VCS and/or CI/CD integration from Prisma Cloud following successful onboarding within Cortex Cloud. </w:t>
      </w:r>
    </w:p>
    <w:p w:rsidR="00000000" w:rsidDel="00000000" w:rsidP="00000000" w:rsidRDefault="00000000" w:rsidRPr="00000000" w14:paraId="00000300">
      <w:pPr>
        <w:numPr>
          <w:ilvl w:val="0"/>
          <w:numId w:val="20"/>
        </w:numPr>
        <w:ind w:left="720" w:hanging="360"/>
        <w:rPr>
          <w:b w:val="1"/>
          <w:bCs w:val="1"/>
        </w:rPr>
      </w:pPr>
      <w:r w:rsidDel="00000000" w:rsidR="00000000" w:rsidRPr="00000000">
        <w:rPr>
          <w:b w:val="1"/>
          <w:bCs w:val="1"/>
          <w:rtl w:val="0"/>
        </w:rPr>
        <w:t xml:space="preserve">IDE -- VSCode, JetBrains</w:t>
      </w:r>
      <w:r w:rsidDel="00000000" w:rsidR="00000000" w:rsidRPr="00000000">
        <w:rPr>
          <w:rtl w:val="0"/>
        </w:rPr>
        <w:t xml:space="preserve">: Integrate the Cortex Cloud security plugin into your workflow with your IDE to directly scan your infrastructure-as-code (IaC) files for misconfigurations, detect vulnerabilities in your software composition analysis (SCA) packages, identify exposed secrets, and uncover license violations while coding.</w:t>
      </w:r>
    </w:p>
    <w:p w:rsidR="00000000" w:rsidDel="00000000" w:rsidP="00000000" w:rsidRDefault="00000000" w:rsidRPr="00000000" w14:paraId="00000301">
      <w:pPr>
        <w:numPr>
          <w:ilvl w:val="0"/>
          <w:numId w:val="20"/>
        </w:numPr>
        <w:ind w:left="720" w:hanging="360"/>
        <w:rPr>
          <w:b w:val="1"/>
          <w:bCs w:val="1"/>
        </w:rPr>
      </w:pPr>
      <w:r w:rsidDel="00000000" w:rsidR="00000000" w:rsidRPr="00000000">
        <w:rPr>
          <w:b w:val="1"/>
          <w:bCs w:val="1"/>
          <w:rtl w:val="0"/>
        </w:rPr>
        <w:t xml:space="preserve">Third Party SAST Scanning Tools (Veracode) Integration</w:t>
      </w:r>
      <w:r w:rsidDel="00000000" w:rsidR="00000000" w:rsidRPr="00000000">
        <w:rPr>
          <w:rtl w:val="0"/>
        </w:rPr>
        <w:t xml:space="preserve">: If the customer has any supported third party SAST scanning tools, then assist them with integrating the results into Cortex Cloud.</w:t>
      </w:r>
    </w:p>
    <w:p w:rsidR="00000000" w:rsidDel="00000000" w:rsidP="00000000" w:rsidRDefault="00000000" w:rsidRPr="00000000" w14:paraId="00000302">
      <w:pPr>
        <w:numPr>
          <w:ilvl w:val="0"/>
          <w:numId w:val="20"/>
        </w:numPr>
        <w:ind w:left="720" w:hanging="360"/>
        <w:rPr>
          <w:b w:val="1"/>
          <w:bCs w:val="1"/>
        </w:rPr>
      </w:pPr>
      <w:r w:rsidDel="00000000" w:rsidR="00000000" w:rsidRPr="00000000">
        <w:rPr>
          <w:b w:val="1"/>
          <w:bCs w:val="1"/>
          <w:rtl w:val="0"/>
        </w:rPr>
        <w:t xml:space="preserve">Repository Selection</w:t>
      </w:r>
      <w:r w:rsidDel="00000000" w:rsidR="00000000" w:rsidRPr="00000000">
        <w:rPr>
          <w:rtl w:val="0"/>
        </w:rPr>
        <w:t xml:space="preserve">: If the customer has only a subset of repositories onboarded and not “all existing repositories and future repositories” selected, then you may use the self-service upgrade tool to configure onboarding the repositories as such.</w:t>
      </w:r>
    </w:p>
    <w:p w:rsidR="00000000" w:rsidDel="00000000" w:rsidP="00000000" w:rsidRDefault="00000000" w:rsidRPr="00000000" w14:paraId="00000303">
      <w:pPr>
        <w:numPr>
          <w:ilvl w:val="0"/>
          <w:numId w:val="20"/>
        </w:numPr>
        <w:ind w:left="720" w:hanging="360"/>
        <w:rPr>
          <w:b w:val="1"/>
          <w:bCs w:val="1"/>
        </w:rPr>
      </w:pPr>
      <w:r w:rsidDel="00000000" w:rsidR="00000000" w:rsidRPr="00000000">
        <w:rPr>
          <w:b w:val="1"/>
          <w:bCs w:val="1"/>
          <w:rtl w:val="0"/>
        </w:rPr>
        <w:t xml:space="preserve">Branch Scan Configuration - Update scanned branch per Prisma Cloud configuration</w:t>
      </w:r>
      <w:r w:rsidDel="00000000" w:rsidR="00000000" w:rsidRPr="00000000">
        <w:rPr>
          <w:rtl w:val="0"/>
        </w:rPr>
        <w:t xml:space="preserve">: If the customer has changed the default branch scanned to being anything other than “main” then leverage the self-service upgrade tool to update the configurations within Cortex Cloud. Also mention that the customer can select up to 10 branches for daily scanning.</w:t>
      </w:r>
    </w:p>
    <w:p w:rsidR="00000000" w:rsidDel="00000000" w:rsidP="00000000" w:rsidRDefault="00000000" w:rsidRPr="00000000" w14:paraId="00000304">
      <w:pPr>
        <w:numPr>
          <w:ilvl w:val="0"/>
          <w:numId w:val="20"/>
        </w:numPr>
        <w:ind w:left="720" w:hanging="360"/>
        <w:rPr>
          <w:b w:val="1"/>
          <w:bCs w:val="1"/>
        </w:rPr>
      </w:pPr>
      <w:r w:rsidDel="00000000" w:rsidR="00000000" w:rsidRPr="00000000">
        <w:rPr>
          <w:b w:val="1"/>
          <w:bCs w:val="1"/>
          <w:rtl w:val="0"/>
        </w:rPr>
        <w:t xml:space="preserve">Create AppSec Rules in CC (Custom Build Policies in Prisma Cloud)</w:t>
      </w:r>
      <w:r w:rsidDel="00000000" w:rsidR="00000000" w:rsidRPr="00000000">
        <w:rPr>
          <w:rtl w:val="0"/>
        </w:rPr>
        <w:t xml:space="preserve">: Leverage the self-service upgrade tool if the customer has any custom “build” policies in Prisma Cloud to convert them into AppSec Rules in Cortex Cloud. </w:t>
      </w:r>
    </w:p>
    <w:p w:rsidR="00000000" w:rsidDel="00000000" w:rsidP="00000000" w:rsidRDefault="00000000" w:rsidRPr="00000000" w14:paraId="00000305">
      <w:pPr>
        <w:numPr>
          <w:ilvl w:val="0"/>
          <w:numId w:val="20"/>
        </w:numPr>
        <w:ind w:left="720" w:hanging="360"/>
        <w:rPr>
          <w:b w:val="1"/>
          <w:bCs w:val="1"/>
        </w:rPr>
      </w:pPr>
      <w:r w:rsidDel="00000000" w:rsidR="00000000" w:rsidRPr="00000000">
        <w:rPr>
          <w:b w:val="1"/>
          <w:bCs w:val="1"/>
          <w:rtl w:val="0"/>
        </w:rPr>
        <w:t xml:space="preserve">Create Labels for AppSec OOTB Rules</w:t>
      </w:r>
      <w:r w:rsidDel="00000000" w:rsidR="00000000" w:rsidRPr="00000000">
        <w:rPr>
          <w:rtl w:val="0"/>
        </w:rPr>
        <w:t xml:space="preserve">: Leverage the self-service upgrade tool to add custom labels for AppSec OOTB rules in Cortex Cloud that exist within Prisma Cloud.</w:t>
      </w:r>
    </w:p>
    <w:p w:rsidR="00000000" w:rsidDel="00000000" w:rsidP="00000000" w:rsidRDefault="00000000" w:rsidRPr="00000000" w14:paraId="00000306">
      <w:pPr>
        <w:numPr>
          <w:ilvl w:val="0"/>
          <w:numId w:val="20"/>
        </w:numPr>
        <w:ind w:left="720" w:hanging="360"/>
        <w:rPr>
          <w:b w:val="1"/>
          <w:bCs w:val="1"/>
        </w:rPr>
      </w:pPr>
      <w:r w:rsidDel="00000000" w:rsidR="00000000" w:rsidRPr="00000000">
        <w:rPr>
          <w:b w:val="1"/>
          <w:bCs w:val="1"/>
          <w:rtl w:val="0"/>
        </w:rPr>
        <w:t xml:space="preserve">Create Policies for Enforcement (Enforcement Rules in Prisma Cloud)</w:t>
      </w:r>
      <w:r w:rsidDel="00000000" w:rsidR="00000000" w:rsidRPr="00000000">
        <w:rPr>
          <w:rtl w:val="0"/>
        </w:rPr>
        <w:t xml:space="preserve">: Leverage the self-service upgrade tool to create policies for enforcement within Cortex Cloud that exist within Prisma Cloud.</w:t>
      </w:r>
    </w:p>
    <w:p w:rsidR="00000000" w:rsidDel="00000000" w:rsidP="00000000" w:rsidRDefault="00000000" w:rsidRPr="00000000" w14:paraId="00000307">
      <w:pPr>
        <w:numPr>
          <w:ilvl w:val="0"/>
          <w:numId w:val="20"/>
        </w:numPr>
        <w:ind w:left="720" w:hanging="360"/>
        <w:rPr>
          <w:b w:val="1"/>
          <w:bCs w:val="1"/>
        </w:rPr>
      </w:pPr>
      <w:r w:rsidDel="00000000" w:rsidR="00000000" w:rsidRPr="00000000">
        <w:rPr>
          <w:b w:val="1"/>
          <w:bCs w:val="1"/>
          <w:rtl w:val="0"/>
        </w:rPr>
        <w:t xml:space="preserve">Secrets Security &amp; Validation Enablement</w:t>
      </w:r>
      <w:r w:rsidDel="00000000" w:rsidR="00000000" w:rsidRPr="00000000">
        <w:rPr>
          <w:rtl w:val="0"/>
        </w:rPr>
        <w:t xml:space="preserve">: Re-enable secrets security within Cortex Cloud for AppSec.</w:t>
      </w:r>
    </w:p>
    <w:p w:rsidR="00000000" w:rsidDel="00000000" w:rsidP="00000000" w:rsidRDefault="00000000" w:rsidRPr="00000000" w14:paraId="00000308">
      <w:pPr>
        <w:numPr>
          <w:ilvl w:val="0"/>
          <w:numId w:val="20"/>
        </w:numPr>
        <w:ind w:left="720" w:hanging="360"/>
        <w:rPr>
          <w:b w:val="1"/>
          <w:bCs w:val="1"/>
        </w:rPr>
      </w:pPr>
      <w:r w:rsidDel="00000000" w:rsidR="00000000" w:rsidRPr="00000000">
        <w:rPr>
          <w:b w:val="1"/>
          <w:bCs w:val="1"/>
          <w:rtl w:val="0"/>
        </w:rPr>
        <w:t xml:space="preserve">Developer Suppression configuration</w:t>
      </w:r>
      <w:r w:rsidDel="00000000" w:rsidR="00000000" w:rsidRPr="00000000">
        <w:rPr>
          <w:rtl w:val="0"/>
        </w:rPr>
        <w:t xml:space="preserve">: If the customer has developer suppressions enabled and has suppressed findings within the Application Security module, then use the self-service upgrade tool to suppress the same findings in Cortex Cloud.</w:t>
      </w:r>
    </w:p>
    <w:p w:rsidR="00000000" w:rsidDel="00000000" w:rsidP="00000000" w:rsidRDefault="00000000" w:rsidRPr="00000000" w14:paraId="00000309">
      <w:pPr>
        <w:numPr>
          <w:ilvl w:val="0"/>
          <w:numId w:val="20"/>
        </w:numPr>
        <w:ind w:left="720" w:hanging="360"/>
        <w:rPr>
          <w:b w:val="1"/>
          <w:bCs w:val="1"/>
        </w:rPr>
      </w:pPr>
      <w:r w:rsidDel="00000000" w:rsidR="00000000" w:rsidRPr="00000000">
        <w:rPr>
          <w:b w:val="1"/>
          <w:bCs w:val="1"/>
          <w:rtl w:val="0"/>
        </w:rPr>
        <w:t xml:space="preserve">Implement SBAC for ASPM)</w:t>
      </w:r>
      <w:r w:rsidDel="00000000" w:rsidR="00000000" w:rsidRPr="00000000">
        <w:rPr>
          <w:rtl w:val="0"/>
        </w:rPr>
        <w:t xml:space="preserve">: Set the scope of users, user groups, and API keys based on the following areas - assets, cases and issues, and endpoints.</w:t>
      </w:r>
    </w:p>
    <w:p w:rsidR="00000000" w:rsidDel="00000000" w:rsidP="00000000" w:rsidRDefault="00000000" w:rsidRPr="00000000" w14:paraId="0000030A">
      <w:pPr>
        <w:numPr>
          <w:ilvl w:val="0"/>
          <w:numId w:val="20"/>
        </w:numPr>
        <w:ind w:left="720" w:hanging="360"/>
        <w:rPr>
          <w:b w:val="1"/>
          <w:bCs w:val="1"/>
        </w:rPr>
      </w:pPr>
      <w:r w:rsidDel="00000000" w:rsidR="00000000" w:rsidRPr="00000000">
        <w:rPr>
          <w:b w:val="1"/>
          <w:bCs w:val="1"/>
          <w:rtl w:val="0"/>
        </w:rPr>
        <w:t xml:space="preserve">Cortex CLI Use Cases (AppSec)</w:t>
      </w:r>
      <w:r w:rsidDel="00000000" w:rsidR="00000000" w:rsidRPr="00000000">
        <w:rPr>
          <w:rtl w:val="0"/>
        </w:rPr>
        <w:t xml:space="preserve">: Educate customers on the conversion of </w:t>
      </w:r>
      <w:r w:rsidDel="00000000" w:rsidR="00000000" w:rsidRPr="00000000">
        <w:rPr>
          <w:rtl w:val="0"/>
        </w:rPr>
        <w:t xml:space="preserve">Checkov</w:t>
      </w:r>
      <w:r w:rsidDel="00000000" w:rsidR="00000000" w:rsidRPr="00000000">
        <w:rPr>
          <w:rtl w:val="0"/>
        </w:rPr>
        <w:t xml:space="preserve"> to Cortex CLI.</w:t>
      </w:r>
    </w:p>
    <w:p w:rsidR="00000000" w:rsidDel="00000000" w:rsidP="00000000" w:rsidRDefault="00000000" w:rsidRPr="00000000" w14:paraId="0000030B">
      <w:pPr>
        <w:numPr>
          <w:ilvl w:val="0"/>
          <w:numId w:val="20"/>
        </w:numPr>
        <w:ind w:left="720" w:hanging="360"/>
        <w:rPr>
          <w:b w:val="1"/>
          <w:bCs w:val="1"/>
        </w:rPr>
      </w:pPr>
      <w:r w:rsidDel="00000000" w:rsidR="00000000" w:rsidRPr="00000000">
        <w:rPr>
          <w:b w:val="1"/>
          <w:bCs w:val="1"/>
          <w:rtl w:val="0"/>
        </w:rPr>
        <w:t xml:space="preserve">API Awareness Session for ASPM</w:t>
      </w:r>
      <w:r w:rsidDel="00000000" w:rsidR="00000000" w:rsidRPr="00000000">
        <w:rPr>
          <w:rtl w:val="0"/>
        </w:rPr>
        <w:t xml:space="preserve">: Train customers on the new API endpoints for the Application Security (ASPM) module.</w:t>
      </w:r>
    </w:p>
    <w:p w:rsidR="00000000" w:rsidDel="00000000" w:rsidP="00000000" w:rsidRDefault="00000000" w:rsidRPr="00000000" w14:paraId="0000030C">
      <w:pPr>
        <w:numPr>
          <w:ilvl w:val="0"/>
          <w:numId w:val="20"/>
        </w:numPr>
        <w:ind w:left="720" w:hanging="360"/>
        <w:rPr>
          <w:b w:val="1"/>
          <w:bCs w:val="1"/>
        </w:rPr>
      </w:pPr>
      <w:r w:rsidDel="00000000" w:rsidR="00000000" w:rsidRPr="00000000">
        <w:rPr>
          <w:b w:val="1"/>
          <w:bCs w:val="1"/>
          <w:rtl w:val="0"/>
        </w:rPr>
        <w:t xml:space="preserve">Dashboards and Reporting for ASPM</w:t>
      </w:r>
      <w:r w:rsidDel="00000000" w:rsidR="00000000" w:rsidRPr="00000000">
        <w:rPr>
          <w:rtl w:val="0"/>
        </w:rPr>
        <w:t xml:space="preserve">: Offer a walkthrough of the updated dashboards and widgets available in Cortex Cloud.</w:t>
      </w:r>
    </w:p>
    <w:p w:rsidR="00000000" w:rsidDel="00000000" w:rsidP="00000000" w:rsidRDefault="00000000" w:rsidRPr="00000000" w14:paraId="0000030D">
      <w:pPr>
        <w:pStyle w:val="Heading3"/>
        <w:rPr/>
      </w:pPr>
      <w:bookmarkStart w:colFirst="0" w:colLast="0" w:name="_l5xl6f518znn" w:id="35"/>
      <w:bookmarkEnd w:id="35"/>
      <w:r w:rsidDel="00000000" w:rsidR="00000000" w:rsidRPr="00000000">
        <w:rPr>
          <w:rtl w:val="0"/>
        </w:rPr>
        <w:t xml:space="preserve">Validation for Cortex Cloud - Upgrade Complete</w:t>
      </w:r>
    </w:p>
    <w:p w:rsidR="00000000" w:rsidDel="00000000" w:rsidP="00000000" w:rsidRDefault="00000000" w:rsidRPr="00000000" w14:paraId="0000030E">
      <w:pPr>
        <w:rPr/>
      </w:pPr>
      <w:r w:rsidDel="00000000" w:rsidR="00000000" w:rsidRPr="00000000">
        <w:rPr>
          <w:rtl w:val="0"/>
        </w:rPr>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335"/>
        <w:gridCol w:w="2835"/>
        <w:gridCol w:w="1830"/>
        <w:gridCol w:w="2055"/>
        <w:tblGridChange w:id="0">
          <w:tblGrid>
            <w:gridCol w:w="1335"/>
            <w:gridCol w:w="1335"/>
            <w:gridCol w:w="2835"/>
            <w:gridCol w:w="1830"/>
            <w:gridCol w:w="2055"/>
          </w:tblGrid>
        </w:tblGridChange>
      </w:tblGrid>
      <w:tr>
        <w:trPr>
          <w:cantSplit w:val="0"/>
          <w:trHeight w:val="315" w:hRule="atLeast"/>
          <w:tblHeader w:val="0"/>
        </w:trPr>
        <w:tc>
          <w:tcPr>
            <w:gridSpan w:val="5"/>
            <w:tcBorders>
              <w:top w:color="cccccc" w:space="0" w:sz="6" w:val="single"/>
              <w:left w:color="cccccc" w:space="0" w:sz="6" w:val="single"/>
              <w:bottom w:color="cccccc" w:space="0" w:sz="6" w:val="single"/>
              <w:right w:color="cccccc" w:space="0" w:sz="6" w:val="single"/>
            </w:tcBorders>
            <w:shd w:fill="1a9988" w:val="clear"/>
            <w:tcMar>
              <w:top w:w="40.0" w:type="dxa"/>
              <w:left w:w="40.0" w:type="dxa"/>
              <w:bottom w:w="40.0" w:type="dxa"/>
              <w:right w:w="40.0" w:type="dxa"/>
            </w:tcMar>
            <w:vAlign w:val="center"/>
          </w:tcPr>
          <w:p w:rsidR="00000000" w:rsidDel="00000000" w:rsidP="00000000" w:rsidRDefault="00000000" w:rsidRPr="00000000" w14:paraId="0000030F">
            <w:pPr>
              <w:widowControl w:val="0"/>
              <w:rPr>
                <w:sz w:val="20"/>
                <w:szCs w:val="20"/>
              </w:rPr>
            </w:pPr>
            <w:r w:rsidDel="00000000" w:rsidR="00000000" w:rsidRPr="00000000">
              <w:rPr>
                <w:rFonts w:ascii="Helvetica Neue" w:cs="Helvetica Neue" w:eastAsia="Helvetica Neue" w:hAnsi="Helvetica Neue"/>
                <w:b w:val="1"/>
                <w:bCs w:val="1"/>
                <w:color w:val="ffffff"/>
                <w:sz w:val="16"/>
                <w:szCs w:val="16"/>
                <w:rtl w:val="0"/>
              </w:rPr>
              <w:t xml:space="preserve">7. Validation for Cortex Cloud - Upgrade Complete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7.0.0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Upgrade 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widowControl w:val="0"/>
              <w:rPr>
                <w:sz w:val="20"/>
                <w:szCs w:val="20"/>
              </w:rPr>
            </w:pPr>
            <w:r w:rsidDel="00000000" w:rsidR="00000000" w:rsidRPr="00000000">
              <w:rPr>
                <w:rFonts w:ascii="Helvetica Neue" w:cs="Helvetica Neue" w:eastAsia="Helvetica Neue" w:hAnsi="Helvetica Neue"/>
                <w:sz w:val="16"/>
                <w:szCs w:val="16"/>
                <w:rtl w:val="0"/>
              </w:rPr>
              <w:t xml:space="preserve">Offboard checklist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jc w:val="center"/>
              <w:rPr>
                <w:sz w:val="20"/>
                <w:szCs w:val="20"/>
              </w:rPr>
            </w:pPr>
            <w:r w:rsidDel="00000000" w:rsidR="00000000" w:rsidRPr="00000000">
              <w:rPr>
                <w:rFonts w:ascii="Helvetica Neue" w:cs="Helvetica Neue" w:eastAsia="Helvetica Neue" w:hAnsi="Helvetica Neue"/>
                <w:color w:val="5a3286"/>
                <w:sz w:val="14"/>
                <w:szCs w:val="14"/>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7.1.0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Upgrade 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rPr>
                <w:sz w:val="20"/>
                <w:szCs w:val="20"/>
              </w:rPr>
            </w:pPr>
            <w:r w:rsidDel="00000000" w:rsidR="00000000" w:rsidRPr="00000000">
              <w:rPr>
                <w:rFonts w:ascii="Helvetica Neue" w:cs="Helvetica Neue" w:eastAsia="Helvetica Neue" w:hAnsi="Helvetica Neue"/>
                <w:sz w:val="16"/>
                <w:szCs w:val="16"/>
                <w:rtl w:val="0"/>
              </w:rPr>
              <w:t xml:space="preserve">Cortex Cloud Validation Tasks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widowControl w:val="0"/>
              <w:jc w:val="center"/>
              <w:rPr>
                <w:sz w:val="20"/>
                <w:szCs w:val="20"/>
              </w:rPr>
            </w:pPr>
            <w:r w:rsidDel="00000000" w:rsidR="00000000" w:rsidRPr="00000000">
              <w:rPr>
                <w:rFonts w:ascii="Helvetica Neue" w:cs="Helvetica Neue" w:eastAsia="Helvetica Neue" w:hAnsi="Helvetica Neue"/>
                <w:color w:val="5a3286"/>
                <w:sz w:val="14"/>
                <w:szCs w:val="14"/>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Upgrade 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rFonts w:ascii="Helvetica Neue" w:cs="Helvetica Neue" w:eastAsia="Helvetica Neue" w:hAnsi="Helvetica Neue"/>
                <w:sz w:val="16"/>
                <w:szCs w:val="16"/>
                <w:rtl w:val="0"/>
              </w:rPr>
              <w:t xml:space="preserve">As Built Upgrade Document Creation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sz w:val="20"/>
                <w:szCs w:val="20"/>
              </w:rPr>
            </w:pPr>
            <w:r w:rsidDel="00000000" w:rsidR="00000000" w:rsidRPr="00000000">
              <w:rPr>
                <w:rFonts w:ascii="Helvetica Neue" w:cs="Helvetica Neue" w:eastAsia="Helvetica Neue" w:hAnsi="Helvetica Neue"/>
                <w:color w:val="0a53a8"/>
                <w:sz w:val="14"/>
                <w:szCs w:val="14"/>
                <w:rtl w:val="0"/>
              </w:rPr>
              <w:t xml:space="preserve">Deliverable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7.3.0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Upgrade 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rFonts w:ascii="Helvetica Neue" w:cs="Helvetica Neue" w:eastAsia="Helvetica Neue" w:hAnsi="Helvetica Neue"/>
                <w:sz w:val="16"/>
                <w:szCs w:val="16"/>
                <w:rtl w:val="0"/>
              </w:rPr>
              <w:t xml:space="preserve">As Built Upgrade Delivery and Final Session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widowControl w:val="0"/>
              <w:jc w:val="center"/>
              <w:rPr>
                <w:sz w:val="20"/>
                <w:szCs w:val="20"/>
              </w:rPr>
            </w:pPr>
            <w:r w:rsidDel="00000000" w:rsidR="00000000" w:rsidRPr="00000000">
              <w:rPr>
                <w:rFonts w:ascii="Helvetica Neue" w:cs="Helvetica Neue" w:eastAsia="Helvetica Neue" w:hAnsi="Helvetica Neue"/>
                <w:color w:val="0a53a8"/>
                <w:sz w:val="14"/>
                <w:szCs w:val="14"/>
                <w:rtl w:val="0"/>
              </w:rPr>
              <w:t xml:space="preserve">Deliverable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7.4.0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sz w:val="20"/>
                <w:szCs w:val="20"/>
              </w:rPr>
            </w:pPr>
            <w:r w:rsidDel="00000000" w:rsidR="00000000" w:rsidRPr="00000000">
              <w:rPr>
                <w:rFonts w:ascii="Helvetica Neue" w:cs="Helvetica Neue" w:eastAsia="Helvetica Neue" w:hAnsi="Helvetica Neue"/>
                <w:sz w:val="16"/>
                <w:szCs w:val="16"/>
                <w:rtl w:val="0"/>
              </w:rPr>
              <w:t xml:space="preserve">Upgrade 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widowControl w:val="0"/>
              <w:rPr>
                <w:sz w:val="20"/>
                <w:szCs w:val="20"/>
              </w:rPr>
            </w:pPr>
            <w:r w:rsidDel="00000000" w:rsidR="00000000" w:rsidRPr="00000000">
              <w:rPr>
                <w:rFonts w:ascii="Helvetica Neue" w:cs="Helvetica Neue" w:eastAsia="Helvetica Neue" w:hAnsi="Helvetica Neue"/>
                <w:sz w:val="16"/>
                <w:szCs w:val="16"/>
                <w:rtl w:val="0"/>
              </w:rPr>
              <w:t xml:space="preserve">Operationalization Efforts Handoff - Scale &amp; Optimize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widowControl w:val="0"/>
              <w:jc w:val="center"/>
              <w:rPr>
                <w:sz w:val="20"/>
                <w:szCs w:val="20"/>
              </w:rPr>
            </w:pPr>
            <w:r w:rsidDel="00000000" w:rsidR="00000000" w:rsidRPr="00000000">
              <w:rPr>
                <w:rFonts w:ascii="Helvetica Neue" w:cs="Helvetica Neue" w:eastAsia="Helvetica Neue" w:hAnsi="Helvetica Neue"/>
                <w:color w:val="5a3286"/>
                <w:sz w:val="14"/>
                <w:szCs w:val="14"/>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jc w:val="center"/>
              <w:rPr>
                <w:sz w:val="20"/>
                <w:szCs w:val="20"/>
              </w:rPr>
            </w:pPr>
            <w:r w:rsidDel="00000000" w:rsidR="00000000" w:rsidRPr="00000000">
              <w:rPr>
                <w:rFonts w:ascii="Helvetica Neue" w:cs="Helvetica Neue" w:eastAsia="Helvetica Neue" w:hAnsi="Helvetica Neue"/>
                <w:color w:val="215a6c"/>
                <w:sz w:val="14"/>
                <w:szCs w:val="14"/>
                <w:rtl w:val="0"/>
              </w:rPr>
              <w:t xml:space="preserve">Professional Services</w:t>
            </w: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4"/>
        <w:rPr/>
      </w:pPr>
      <w:bookmarkStart w:colFirst="0" w:colLast="0" w:name="_bznzlkx0lsq8" w:id="36"/>
      <w:bookmarkEnd w:id="36"/>
      <w:r w:rsidDel="00000000" w:rsidR="00000000" w:rsidRPr="00000000">
        <w:rPr>
          <w:rtl w:val="0"/>
        </w:rPr>
        <w:t xml:space="preserve">Task Definitions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numPr>
          <w:ilvl w:val="0"/>
          <w:numId w:val="12"/>
        </w:numPr>
        <w:ind w:left="720" w:hanging="360"/>
        <w:rPr>
          <w:b w:val="1"/>
          <w:bCs w:val="1"/>
        </w:rPr>
      </w:pPr>
      <w:r w:rsidDel="00000000" w:rsidR="00000000" w:rsidRPr="00000000">
        <w:rPr>
          <w:b w:val="1"/>
          <w:bCs w:val="1"/>
          <w:rtl w:val="0"/>
        </w:rPr>
        <w:t xml:space="preserve">Offboard checklist</w:t>
      </w:r>
      <w:r w:rsidDel="00000000" w:rsidR="00000000" w:rsidRPr="00000000">
        <w:rPr>
          <w:rtl w:val="0"/>
        </w:rPr>
        <w:t xml:space="preserve">: Professional Services will be verifying the customer has successfully offboarded all cloud accounts and uninstalled all defender agents. </w:t>
      </w:r>
    </w:p>
    <w:p w:rsidR="00000000" w:rsidDel="00000000" w:rsidP="00000000" w:rsidRDefault="00000000" w:rsidRPr="00000000" w14:paraId="00000331">
      <w:pPr>
        <w:numPr>
          <w:ilvl w:val="1"/>
          <w:numId w:val="12"/>
        </w:numPr>
        <w:ind w:left="1440" w:hanging="360"/>
        <w:rPr>
          <w:b w:val="1"/>
          <w:bCs w:val="1"/>
        </w:rPr>
      </w:pPr>
      <w:r w:rsidDel="00000000" w:rsidR="00000000" w:rsidRPr="00000000">
        <w:rPr>
          <w:b w:val="1"/>
          <w:bCs w:val="1"/>
          <w:rtl w:val="0"/>
        </w:rPr>
        <w:t xml:space="preserve">Cortex Cloud Upgrade Team Leads - Reference Task: </w:t>
      </w:r>
      <w:r w:rsidDel="00000000" w:rsidR="00000000" w:rsidRPr="00000000">
        <w:rPr>
          <w:rtl w:val="0"/>
        </w:rPr>
        <w:t xml:space="preserve">Assess whether or not the customer would be a good candidate as a reference for Marketing. Reach out to Leah Johnstone and Daniela Cuneo from Marketing.</w:t>
      </w:r>
    </w:p>
    <w:p w:rsidR="00000000" w:rsidDel="00000000" w:rsidP="00000000" w:rsidRDefault="00000000" w:rsidRPr="00000000" w14:paraId="00000332">
      <w:pPr>
        <w:numPr>
          <w:ilvl w:val="1"/>
          <w:numId w:val="12"/>
        </w:numPr>
        <w:ind w:left="1440" w:hanging="360"/>
        <w:rPr>
          <w:u w:val="none"/>
        </w:rPr>
      </w:pPr>
      <w:hyperlink r:id="rId9">
        <w:r w:rsidDel="00000000" w:rsidR="00000000" w:rsidRPr="00000000">
          <w:rPr>
            <w:color w:val="1155cc"/>
            <w:u w:val="single"/>
            <w:rtl w:val="0"/>
          </w:rPr>
          <w:t xml:space="preserve">Link for Submission of Reference</w:t>
        </w:r>
      </w:hyperlink>
      <w:r w:rsidDel="00000000" w:rsidR="00000000" w:rsidRPr="00000000">
        <w:rPr>
          <w:rtl w:val="0"/>
        </w:rPr>
      </w:r>
    </w:p>
    <w:p w:rsidR="00000000" w:rsidDel="00000000" w:rsidP="00000000" w:rsidRDefault="00000000" w:rsidRPr="00000000" w14:paraId="00000333">
      <w:pPr>
        <w:numPr>
          <w:ilvl w:val="0"/>
          <w:numId w:val="12"/>
        </w:numPr>
        <w:ind w:left="720" w:hanging="360"/>
        <w:rPr>
          <w:b w:val="1"/>
          <w:bCs w:val="1"/>
        </w:rPr>
      </w:pPr>
      <w:r w:rsidDel="00000000" w:rsidR="00000000" w:rsidRPr="00000000">
        <w:rPr>
          <w:b w:val="1"/>
          <w:bCs w:val="1"/>
          <w:rtl w:val="0"/>
        </w:rPr>
        <w:t xml:space="preserve">Cortex Cloud Validation Tasks</w:t>
      </w:r>
      <w:r w:rsidDel="00000000" w:rsidR="00000000" w:rsidRPr="00000000">
        <w:rPr>
          <w:rtl w:val="0"/>
        </w:rPr>
        <w:t xml:space="preserve">: Professional Services will ensure that all upgrade activities are completed and education/awareness sessions have been scheduled and executed.</w:t>
      </w:r>
    </w:p>
    <w:p w:rsidR="00000000" w:rsidDel="00000000" w:rsidP="00000000" w:rsidRDefault="00000000" w:rsidRPr="00000000" w14:paraId="00000334">
      <w:pPr>
        <w:numPr>
          <w:ilvl w:val="0"/>
          <w:numId w:val="12"/>
        </w:numPr>
        <w:ind w:left="720" w:hanging="360"/>
        <w:rPr>
          <w:b w:val="1"/>
          <w:bCs w:val="1"/>
        </w:rPr>
      </w:pPr>
      <w:r w:rsidDel="00000000" w:rsidR="00000000" w:rsidRPr="00000000">
        <w:rPr>
          <w:b w:val="1"/>
          <w:bCs w:val="1"/>
          <w:rtl w:val="0"/>
        </w:rPr>
        <w:t xml:space="preserve">As Built Upgrade Document Creation</w:t>
      </w:r>
      <w:r w:rsidDel="00000000" w:rsidR="00000000" w:rsidRPr="00000000">
        <w:rPr>
          <w:rtl w:val="0"/>
        </w:rPr>
        <w:t xml:space="preserve">: The Professional Services consultant will document all technical requirements and configurations set up during the upgrade process.</w:t>
      </w:r>
    </w:p>
    <w:p w:rsidR="00000000" w:rsidDel="00000000" w:rsidP="00000000" w:rsidRDefault="00000000" w:rsidRPr="00000000" w14:paraId="00000335">
      <w:pPr>
        <w:numPr>
          <w:ilvl w:val="0"/>
          <w:numId w:val="12"/>
        </w:numPr>
        <w:ind w:left="720" w:hanging="360"/>
        <w:rPr>
          <w:b w:val="1"/>
          <w:bCs w:val="1"/>
        </w:rPr>
      </w:pPr>
      <w:r w:rsidDel="00000000" w:rsidR="00000000" w:rsidRPr="00000000">
        <w:rPr>
          <w:b w:val="1"/>
          <w:bCs w:val="1"/>
          <w:rtl w:val="0"/>
        </w:rPr>
        <w:t xml:space="preserve">As Built Upgrade Delivery and Final Session</w:t>
      </w:r>
      <w:r w:rsidDel="00000000" w:rsidR="00000000" w:rsidRPr="00000000">
        <w:rPr>
          <w:rtl w:val="0"/>
        </w:rPr>
        <w:t xml:space="preserve">: Professional Services will hold a final session to provide a walkthrough of the technical documentation built and a final knowledge transfer session.</w:t>
      </w:r>
    </w:p>
    <w:p w:rsidR="00000000" w:rsidDel="00000000" w:rsidP="00000000" w:rsidRDefault="00000000" w:rsidRPr="00000000" w14:paraId="00000336">
      <w:pPr>
        <w:numPr>
          <w:ilvl w:val="0"/>
          <w:numId w:val="12"/>
        </w:numPr>
        <w:ind w:left="720" w:hanging="360"/>
        <w:rPr>
          <w:b w:val="1"/>
          <w:bCs w:val="1"/>
        </w:rPr>
      </w:pPr>
      <w:r w:rsidDel="00000000" w:rsidR="00000000" w:rsidRPr="00000000">
        <w:rPr>
          <w:b w:val="1"/>
          <w:bCs w:val="1"/>
          <w:rtl w:val="0"/>
        </w:rPr>
        <w:t xml:space="preserve">Operationalization Efforts Handoff - Scale &amp; Optimize</w:t>
      </w:r>
      <w:r w:rsidDel="00000000" w:rsidR="00000000" w:rsidRPr="00000000">
        <w:rPr>
          <w:rtl w:val="0"/>
        </w:rPr>
        <w:t xml:space="preserve">: Once all the upgrade tasks are completed and verified by the Professional Services consultant and the customer, there will be a Scale and Optimize consultant/engineer assigned to the customer for continuous support with Cortex Cloud operationalization.</w:t>
      </w:r>
    </w:p>
    <w:p w:rsidR="00000000" w:rsidDel="00000000" w:rsidP="00000000" w:rsidRDefault="00000000" w:rsidRPr="00000000" w14:paraId="00000337">
      <w:pPr>
        <w:pStyle w:val="Heading2"/>
        <w:rPr/>
      </w:pPr>
      <w:bookmarkStart w:colFirst="0" w:colLast="0" w:name="_58qon1mir1ws" w:id="37"/>
      <w:bookmarkEnd w:id="37"/>
      <w:r w:rsidDel="00000000" w:rsidR="00000000" w:rsidRPr="00000000">
        <w:rPr>
          <w:rtl w:val="0"/>
        </w:rPr>
        <w:t xml:space="preserve">Existing Prisma Cloud Customers &amp; XDR/XSIAM</w:t>
      </w:r>
    </w:p>
    <w:p w:rsidR="00000000" w:rsidDel="00000000" w:rsidP="00000000" w:rsidRDefault="00000000" w:rsidRPr="00000000" w14:paraId="00000338">
      <w:pPr>
        <w:rPr/>
      </w:pPr>
      <w:r w:rsidDel="00000000" w:rsidR="00000000" w:rsidRPr="00000000">
        <w:rPr>
          <w:rtl w:val="0"/>
        </w:rPr>
        <w:t xml:space="preserve">Upgrading XDR or XSIAM to the unified platform version should be viewed as a </w:t>
      </w:r>
      <w:r w:rsidDel="00000000" w:rsidR="00000000" w:rsidRPr="00000000">
        <w:rPr>
          <w:b w:val="1"/>
          <w:bCs w:val="1"/>
          <w:u w:val="single"/>
          <w:rtl w:val="0"/>
        </w:rPr>
        <w:t xml:space="preserve">REGULAR VERSION UPGRADE.</w:t>
      </w:r>
      <w:r w:rsidDel="00000000" w:rsidR="00000000" w:rsidRPr="00000000">
        <w:rPr>
          <w:rtl w:val="0"/>
        </w:rPr>
        <w:t xml:space="preserve"> The only difference is minor UI changes and the addition of cloud modules within the platform. </w:t>
      </w: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rPr/>
      </w:pPr>
      <w:bookmarkStart w:colFirst="0" w:colLast="0" w:name="_2w5ecyt" w:id="38"/>
      <w:bookmarkEnd w:id="38"/>
      <w:r w:rsidDel="00000000" w:rsidR="00000000" w:rsidRPr="00000000">
        <w:rPr>
          <w:rtl w:val="0"/>
        </w:rPr>
        <w:t xml:space="preserve">Document Properties</w:t>
      </w:r>
    </w:p>
    <w:p w:rsidR="00000000" w:rsidDel="00000000" w:rsidP="00000000" w:rsidRDefault="00000000" w:rsidRPr="00000000" w14:paraId="0000033A">
      <w:pPr>
        <w:rPr/>
      </w:pPr>
      <w:r w:rsidDel="00000000" w:rsidR="00000000" w:rsidRPr="00000000">
        <w:rPr>
          <w:rtl w:val="0"/>
        </w:rPr>
        <w:t xml:space="preserve">This document is prepared for the use of Palo Alto Networks employees.</w:t>
      </w:r>
    </w:p>
    <w:p w:rsidR="00000000" w:rsidDel="00000000" w:rsidP="00000000" w:rsidRDefault="00000000" w:rsidRPr="00000000" w14:paraId="0000033B">
      <w:pPr>
        <w:pStyle w:val="Heading2"/>
        <w:rPr/>
      </w:pPr>
      <w:bookmarkStart w:colFirst="0" w:colLast="0" w:name="_ti7tlbfx3pp5" w:id="39"/>
      <w:bookmarkEnd w:id="39"/>
      <w:r w:rsidDel="00000000" w:rsidR="00000000" w:rsidRPr="00000000">
        <w:rPr>
          <w:rtl w:val="0"/>
        </w:rPr>
        <w:t xml:space="preserve">References</w:t>
      </w:r>
    </w:p>
    <w:p w:rsidR="00000000" w:rsidDel="00000000" w:rsidP="00000000" w:rsidRDefault="00000000" w:rsidRPr="00000000" w14:paraId="0000033C">
      <w:pPr>
        <w:pStyle w:val="Heading3"/>
        <w:rPr/>
      </w:pPr>
      <w:bookmarkStart w:colFirst="0" w:colLast="0" w:name="_x3yk8gsvb8hj" w:id="40"/>
      <w:bookmarkEnd w:id="40"/>
      <w:r w:rsidDel="00000000" w:rsidR="00000000" w:rsidRPr="00000000">
        <w:rPr>
          <w:rtl w:val="0"/>
        </w:rPr>
        <w:t xml:space="preserve">LiveCommunity Posts</w:t>
      </w:r>
    </w:p>
    <w:p w:rsidR="00000000" w:rsidDel="00000000" w:rsidP="00000000" w:rsidRDefault="00000000" w:rsidRPr="00000000" w14:paraId="0000033D">
      <w:pPr>
        <w:numPr>
          <w:ilvl w:val="0"/>
          <w:numId w:val="1"/>
        </w:numPr>
        <w:ind w:left="720" w:hanging="360"/>
        <w:rPr>
          <w:u w:val="none"/>
        </w:rPr>
      </w:pPr>
      <w:hyperlink r:id="rId10">
        <w:r w:rsidDel="00000000" w:rsidR="00000000" w:rsidRPr="00000000">
          <w:rPr>
            <w:color w:val="0000ee"/>
            <w:u w:val="single"/>
            <w:rtl w:val="0"/>
          </w:rPr>
          <w:t xml:space="preserve">User Guide Self Service Upgrade Tool v1.2</w:t>
        </w:r>
      </w:hyperlink>
      <w:r w:rsidDel="00000000" w:rsidR="00000000" w:rsidRPr="00000000">
        <w:rPr>
          <w:rtl w:val="0"/>
        </w:rPr>
      </w:r>
    </w:p>
    <w:p w:rsidR="00000000" w:rsidDel="00000000" w:rsidP="00000000" w:rsidRDefault="00000000" w:rsidRPr="00000000" w14:paraId="0000033E">
      <w:pPr>
        <w:numPr>
          <w:ilvl w:val="0"/>
          <w:numId w:val="1"/>
        </w:numPr>
        <w:ind w:left="720" w:hanging="360"/>
        <w:rPr>
          <w:u w:val="none"/>
        </w:rPr>
      </w:pPr>
      <w:hyperlink r:id="rId11">
        <w:r w:rsidDel="00000000" w:rsidR="00000000" w:rsidRPr="00000000">
          <w:rPr>
            <w:color w:val="1155cc"/>
            <w:u w:val="single"/>
            <w:rtl w:val="0"/>
          </w:rPr>
          <w:t xml:space="preserve">Self-Service Upgrade Tool - LiveCommunity</w:t>
        </w:r>
      </w:hyperlink>
      <w:r w:rsidDel="00000000" w:rsidR="00000000" w:rsidRPr="00000000">
        <w:rPr>
          <w:rtl w:val="0"/>
        </w:rPr>
      </w:r>
    </w:p>
    <w:p w:rsidR="00000000" w:rsidDel="00000000" w:rsidP="00000000" w:rsidRDefault="00000000" w:rsidRPr="00000000" w14:paraId="0000033F">
      <w:pPr>
        <w:numPr>
          <w:ilvl w:val="0"/>
          <w:numId w:val="1"/>
        </w:numPr>
        <w:ind w:left="720" w:hanging="360"/>
        <w:rPr>
          <w:u w:val="none"/>
        </w:rPr>
      </w:pPr>
      <w:hyperlink r:id="rId12">
        <w:r w:rsidDel="00000000" w:rsidR="00000000" w:rsidRPr="00000000">
          <w:rPr>
            <w:color w:val="1155cc"/>
            <w:u w:val="single"/>
            <w:rtl w:val="0"/>
          </w:rPr>
          <w:t xml:space="preserve">Cloud Service Provider (CSP) Data Source Onboarding - LiveCommunity</w:t>
        </w:r>
      </w:hyperlink>
      <w:r w:rsidDel="00000000" w:rsidR="00000000" w:rsidRPr="00000000">
        <w:rPr>
          <w:rtl w:val="0"/>
        </w:rPr>
      </w:r>
    </w:p>
    <w:p w:rsidR="00000000" w:rsidDel="00000000" w:rsidP="00000000" w:rsidRDefault="00000000" w:rsidRPr="00000000" w14:paraId="00000340">
      <w:pPr>
        <w:numPr>
          <w:ilvl w:val="0"/>
          <w:numId w:val="1"/>
        </w:numPr>
        <w:ind w:left="720" w:hanging="360"/>
        <w:rPr>
          <w:u w:val="none"/>
        </w:rPr>
      </w:pPr>
      <w:hyperlink r:id="rId13">
        <w:r w:rsidDel="00000000" w:rsidR="00000000" w:rsidRPr="00000000">
          <w:rPr>
            <w:color w:val="1155cc"/>
            <w:u w:val="single"/>
            <w:rtl w:val="0"/>
          </w:rPr>
          <w:t xml:space="preserve">Cortex Cloud 1.2 Nomenclature Changes - LiveCommunity</w:t>
        </w:r>
      </w:hyperlink>
      <w:r w:rsidDel="00000000" w:rsidR="00000000" w:rsidRPr="00000000">
        <w:rPr>
          <w:rtl w:val="0"/>
        </w:rPr>
      </w:r>
    </w:p>
    <w:p w:rsidR="00000000" w:rsidDel="00000000" w:rsidP="00000000" w:rsidRDefault="00000000" w:rsidRPr="00000000" w14:paraId="00000341">
      <w:pPr>
        <w:numPr>
          <w:ilvl w:val="0"/>
          <w:numId w:val="1"/>
        </w:numPr>
        <w:ind w:left="720" w:hanging="360"/>
        <w:rPr>
          <w:u w:val="none"/>
        </w:rPr>
      </w:pPr>
      <w:hyperlink r:id="rId14">
        <w:r w:rsidDel="00000000" w:rsidR="00000000" w:rsidRPr="00000000">
          <w:rPr>
            <w:color w:val="1155cc"/>
            <w:u w:val="single"/>
            <w:rtl w:val="0"/>
          </w:rPr>
          <w:t xml:space="preserve">Cortex Cloud 1.2 Upgrade Checklist - LiveCommunity</w:t>
        </w:r>
      </w:hyperlink>
      <w:r w:rsidDel="00000000" w:rsidR="00000000" w:rsidRPr="00000000">
        <w:rPr>
          <w:rtl w:val="0"/>
        </w:rPr>
      </w:r>
    </w:p>
    <w:p w:rsidR="00000000" w:rsidDel="00000000" w:rsidP="00000000" w:rsidRDefault="00000000" w:rsidRPr="00000000" w14:paraId="00000342">
      <w:pPr>
        <w:pStyle w:val="Heading3"/>
        <w:rPr/>
      </w:pPr>
      <w:bookmarkStart w:colFirst="0" w:colLast="0" w:name="_j5cpwaa70nli" w:id="41"/>
      <w:bookmarkEnd w:id="41"/>
      <w:r w:rsidDel="00000000" w:rsidR="00000000" w:rsidRPr="00000000">
        <w:rPr>
          <w:rtl w:val="0"/>
        </w:rPr>
        <w:t xml:space="preserve">Cortex Documentation </w:t>
      </w:r>
    </w:p>
    <w:p w:rsidR="00000000" w:rsidDel="00000000" w:rsidP="00000000" w:rsidRDefault="00000000" w:rsidRPr="00000000" w14:paraId="00000343">
      <w:pPr>
        <w:numPr>
          <w:ilvl w:val="0"/>
          <w:numId w:val="1"/>
        </w:numPr>
        <w:ind w:left="720" w:hanging="360"/>
        <w:rPr>
          <w:u w:val="none"/>
        </w:rPr>
      </w:pPr>
      <w:hyperlink r:id="rId15">
        <w:r w:rsidDel="00000000" w:rsidR="00000000" w:rsidRPr="00000000">
          <w:rPr>
            <w:color w:val="1155cc"/>
            <w:u w:val="single"/>
            <w:rtl w:val="0"/>
          </w:rPr>
          <w:t xml:space="preserve">Cortex Cloud Documentation Portal</w:t>
        </w:r>
      </w:hyperlink>
      <w:r w:rsidDel="00000000" w:rsidR="00000000" w:rsidRPr="00000000">
        <w:rPr>
          <w:rtl w:val="0"/>
        </w:rPr>
      </w:r>
    </w:p>
    <w:p w:rsidR="00000000" w:rsidDel="00000000" w:rsidP="00000000" w:rsidRDefault="00000000" w:rsidRPr="00000000" w14:paraId="00000344">
      <w:pPr>
        <w:numPr>
          <w:ilvl w:val="0"/>
          <w:numId w:val="1"/>
        </w:numPr>
        <w:ind w:left="720" w:hanging="360"/>
      </w:pPr>
      <w:hyperlink r:id="rId16">
        <w:r w:rsidDel="00000000" w:rsidR="00000000" w:rsidRPr="00000000">
          <w:rPr>
            <w:color w:val="1155cc"/>
            <w:u w:val="single"/>
            <w:rtl w:val="0"/>
          </w:rPr>
          <w:t xml:space="preserve">Cortex Cloud Posture Security Documentation</w:t>
        </w:r>
      </w:hyperlink>
      <w:r w:rsidDel="00000000" w:rsidR="00000000" w:rsidRPr="00000000">
        <w:rPr>
          <w:rtl w:val="0"/>
        </w:rPr>
      </w:r>
    </w:p>
    <w:p w:rsidR="00000000" w:rsidDel="00000000" w:rsidP="00000000" w:rsidRDefault="00000000" w:rsidRPr="00000000" w14:paraId="00000345">
      <w:pPr>
        <w:numPr>
          <w:ilvl w:val="0"/>
          <w:numId w:val="1"/>
        </w:numPr>
        <w:ind w:left="720" w:hanging="360"/>
        <w:rPr>
          <w:u w:val="none"/>
        </w:rPr>
      </w:pPr>
      <w:hyperlink r:id="rId17">
        <w:r w:rsidDel="00000000" w:rsidR="00000000" w:rsidRPr="00000000">
          <w:rPr>
            <w:color w:val="1155cc"/>
            <w:u w:val="single"/>
            <w:rtl w:val="0"/>
          </w:rPr>
          <w:t xml:space="preserve">Cortex Cloud Runtime Security Documentation</w:t>
        </w:r>
      </w:hyperlink>
      <w:r w:rsidDel="00000000" w:rsidR="00000000" w:rsidRPr="00000000">
        <w:rPr>
          <w:rtl w:val="0"/>
        </w:rPr>
      </w:r>
    </w:p>
    <w:p w:rsidR="00000000" w:rsidDel="00000000" w:rsidP="00000000" w:rsidRDefault="00000000" w:rsidRPr="00000000" w14:paraId="00000346">
      <w:pPr>
        <w:numPr>
          <w:ilvl w:val="0"/>
          <w:numId w:val="1"/>
        </w:numPr>
        <w:ind w:left="720" w:hanging="360"/>
        <w:rPr>
          <w:u w:val="none"/>
        </w:rPr>
      </w:pPr>
      <w:hyperlink r:id="rId18">
        <w:r w:rsidDel="00000000" w:rsidR="00000000" w:rsidRPr="00000000">
          <w:rPr>
            <w:color w:val="1155cc"/>
            <w:u w:val="single"/>
            <w:rtl w:val="0"/>
          </w:rPr>
          <w:t xml:space="preserve">Cortex Cloud APIs</w:t>
        </w:r>
      </w:hyperlink>
      <w:r w:rsidDel="00000000" w:rsidR="00000000" w:rsidRPr="00000000">
        <w:rPr>
          <w:rtl w:val="0"/>
        </w:rPr>
      </w:r>
    </w:p>
    <w:p w:rsidR="00000000" w:rsidDel="00000000" w:rsidP="00000000" w:rsidRDefault="00000000" w:rsidRPr="00000000" w14:paraId="00000347">
      <w:pPr>
        <w:numPr>
          <w:ilvl w:val="0"/>
          <w:numId w:val="1"/>
        </w:numPr>
        <w:ind w:left="720" w:hanging="360"/>
        <w:rPr>
          <w:u w:val="none"/>
        </w:rPr>
      </w:pPr>
      <w:hyperlink r:id="rId19">
        <w:r w:rsidDel="00000000" w:rsidR="00000000" w:rsidRPr="00000000">
          <w:rPr>
            <w:color w:val="1155cc"/>
            <w:u w:val="single"/>
            <w:rtl w:val="0"/>
          </w:rPr>
          <w:t xml:space="preserve">Cortex CLI</w:t>
        </w:r>
      </w:hyperlink>
      <w:r w:rsidDel="00000000" w:rsidR="00000000" w:rsidRPr="00000000">
        <w:rPr>
          <w:rtl w:val="0"/>
        </w:rPr>
      </w:r>
    </w:p>
    <w:p w:rsidR="00000000" w:rsidDel="00000000" w:rsidP="00000000" w:rsidRDefault="00000000" w:rsidRPr="00000000" w14:paraId="00000348">
      <w:pPr>
        <w:ind w:left="720" w:firstLine="0"/>
        <w:rPr/>
      </w:pPr>
      <w:r w:rsidDel="00000000" w:rsidR="00000000" w:rsidRPr="00000000">
        <w:rPr>
          <w:rtl w:val="0"/>
        </w:rPr>
      </w:r>
    </w:p>
    <w:p w:rsidR="00000000" w:rsidDel="00000000" w:rsidP="00000000" w:rsidRDefault="00000000" w:rsidRPr="00000000" w14:paraId="00000349">
      <w:pPr>
        <w:pStyle w:val="Heading2"/>
        <w:rPr/>
      </w:pPr>
      <w:bookmarkStart w:colFirst="0" w:colLast="0" w:name="_1baon6m" w:id="42"/>
      <w:bookmarkEnd w:id="42"/>
      <w:r w:rsidDel="00000000" w:rsidR="00000000" w:rsidRPr="00000000">
        <w:rPr>
          <w:rtl w:val="0"/>
        </w:rPr>
        <w:t xml:space="preserve">Contributors</w:t>
      </w:r>
    </w:p>
    <w:tbl>
      <w:tblPr>
        <w:tblStyle w:val="Table10"/>
        <w:tblW w:w="7284.0" w:type="dxa"/>
        <w:jc w:val="left"/>
        <w:tblInd w:w="-109.0" w:type="dxa"/>
        <w:tblLayout w:type="fixed"/>
        <w:tblLook w:val="0400"/>
      </w:tblPr>
      <w:tblGrid>
        <w:gridCol w:w="3145"/>
        <w:gridCol w:w="4139"/>
        <w:tblGridChange w:id="0">
          <w:tblGrid>
            <w:gridCol w:w="3145"/>
            <w:gridCol w:w="4139"/>
          </w:tblGrid>
        </w:tblGridChange>
      </w:tblGrid>
      <w:tr>
        <w:trPr>
          <w:cantSplit w:val="0"/>
          <w:trHeight w:val="401" w:hRule="atLeast"/>
          <w:tblHeader w:val="0"/>
        </w:trPr>
        <w:tc>
          <w:tcPr>
            <w:tcBorders>
              <w:top w:color="000000" w:space="0" w:sz="4" w:val="single"/>
              <w:left w:color="000000" w:space="0" w:sz="4" w:val="single"/>
              <w:bottom w:color="000000" w:space="0" w:sz="8" w:val="single"/>
              <w:right w:color="000000" w:space="0" w:sz="4" w:val="single"/>
            </w:tcBorders>
            <w:shd w:fill="00c0e8" w:val="clear"/>
          </w:tcPr>
          <w:p w:rsidR="00000000" w:rsidDel="00000000" w:rsidP="00000000" w:rsidRDefault="00000000" w:rsidRPr="00000000" w14:paraId="0000034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Name</w:t>
            </w:r>
          </w:p>
        </w:tc>
        <w:tc>
          <w:tcPr>
            <w:tcBorders>
              <w:top w:color="000000" w:space="0" w:sz="4" w:val="single"/>
              <w:left w:color="000000" w:space="0" w:sz="4" w:val="single"/>
              <w:bottom w:color="000000" w:space="0" w:sz="8" w:val="single"/>
              <w:right w:color="000000" w:space="0" w:sz="4" w:val="single"/>
            </w:tcBorders>
            <w:shd w:fill="00c0e8" w:val="clear"/>
          </w:tcPr>
          <w:p w:rsidR="00000000" w:rsidDel="00000000" w:rsidP="00000000" w:rsidRDefault="00000000" w:rsidRPr="00000000" w14:paraId="0000034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Information </w:t>
            </w:r>
          </w:p>
        </w:tc>
      </w:tr>
      <w:tr>
        <w:trPr>
          <w:cantSplit w:val="0"/>
          <w:trHeight w:val="585" w:hRule="atLeast"/>
          <w:tblHeader w:val="0"/>
        </w:trPr>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4C">
            <w:pPr>
              <w:rPr>
                <w:rFonts w:ascii="Arial" w:cs="Arial" w:eastAsia="Arial" w:hAnsi="Arial"/>
                <w:sz w:val="18"/>
                <w:szCs w:val="18"/>
              </w:rPr>
            </w:pPr>
            <w:r w:rsidDel="00000000" w:rsidR="00000000" w:rsidRPr="00000000">
              <w:rPr>
                <w:rFonts w:ascii="Arial" w:cs="Arial" w:eastAsia="Arial" w:hAnsi="Arial"/>
                <w:sz w:val="18"/>
                <w:szCs w:val="18"/>
                <w:rtl w:val="0"/>
              </w:rPr>
              <w:t xml:space="preserve">Shelby Grumer</w:t>
            </w:r>
          </w:p>
        </w:tc>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4D">
            <w:pPr>
              <w:rPr>
                <w:rFonts w:ascii="Arial" w:cs="Arial" w:eastAsia="Arial" w:hAnsi="Arial"/>
                <w:sz w:val="18"/>
                <w:szCs w:val="18"/>
              </w:rPr>
            </w:pPr>
            <w:r w:rsidDel="00000000" w:rsidR="00000000" w:rsidRPr="00000000">
              <w:rPr>
                <w:rFonts w:ascii="Arial" w:cs="Arial" w:eastAsia="Arial" w:hAnsi="Arial"/>
                <w:sz w:val="18"/>
                <w:szCs w:val="18"/>
                <w:rtl w:val="0"/>
              </w:rPr>
              <w:t xml:space="preserve">sgrumer@paloaltonetworks.com</w:t>
            </w:r>
          </w:p>
        </w:tc>
      </w:tr>
      <w:tr>
        <w:trPr>
          <w:cantSplit w:val="0"/>
          <w:trHeight w:val="555" w:hRule="atLeast"/>
          <w:tblHeader w:val="0"/>
        </w:trPr>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4E">
            <w:pPr>
              <w:rPr>
                <w:rFonts w:ascii="Arial" w:cs="Arial" w:eastAsia="Arial" w:hAnsi="Arial"/>
                <w:sz w:val="18"/>
                <w:szCs w:val="18"/>
              </w:rPr>
            </w:pPr>
            <w:hyperlink r:id="rId20">
              <w:r w:rsidDel="00000000" w:rsidR="00000000" w:rsidRPr="00000000">
                <w:rPr>
                  <w:rFonts w:ascii="Arial" w:cs="Arial" w:eastAsia="Arial" w:hAnsi="Arial"/>
                  <w:color w:val="0000ee"/>
                  <w:sz w:val="18"/>
                  <w:szCs w:val="18"/>
                  <w:u w:val="single"/>
                  <w:rtl w:val="0"/>
                </w:rPr>
                <w:t xml:space="preserve">H.S. Song</w:t>
              </w:r>
            </w:hyperlink>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4F">
            <w:pPr>
              <w:rPr>
                <w:rFonts w:ascii="Arial" w:cs="Arial" w:eastAsia="Arial" w:hAnsi="Arial"/>
                <w:sz w:val="18"/>
                <w:szCs w:val="18"/>
              </w:rPr>
            </w:pPr>
            <w:r w:rsidDel="00000000" w:rsidR="00000000" w:rsidRPr="00000000">
              <w:rPr>
                <w:rFonts w:ascii="Arial" w:cs="Arial" w:eastAsia="Arial" w:hAnsi="Arial"/>
                <w:sz w:val="18"/>
                <w:szCs w:val="18"/>
                <w:rtl w:val="0"/>
              </w:rPr>
              <w:t xml:space="preserve">hsong@paloaltonetworks.com</w:t>
            </w:r>
          </w:p>
        </w:tc>
      </w:tr>
      <w:tr>
        <w:trPr>
          <w:cantSplit w:val="0"/>
          <w:trHeight w:val="555" w:hRule="atLeast"/>
          <w:tblHeader w:val="0"/>
        </w:trPr>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50">
            <w:pPr>
              <w:rPr>
                <w:rFonts w:ascii="Arial" w:cs="Arial" w:eastAsia="Arial" w:hAnsi="Arial"/>
                <w:sz w:val="18"/>
                <w:szCs w:val="18"/>
              </w:rPr>
            </w:pPr>
            <w:hyperlink r:id="rId21">
              <w:r w:rsidDel="00000000" w:rsidR="00000000" w:rsidRPr="00000000">
                <w:rPr>
                  <w:rFonts w:ascii="Arial" w:cs="Arial" w:eastAsia="Arial" w:hAnsi="Arial"/>
                  <w:color w:val="0000ee"/>
                  <w:sz w:val="18"/>
                  <w:szCs w:val="18"/>
                  <w:u w:val="single"/>
                  <w:rtl w:val="0"/>
                </w:rPr>
                <w:t xml:space="preserve">Gareth Baruch</w:t>
              </w:r>
            </w:hyperlink>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ebf8fb" w:val="clear"/>
          </w:tcPr>
          <w:p w:rsidR="00000000" w:rsidDel="00000000" w:rsidP="00000000" w:rsidRDefault="00000000" w:rsidRPr="00000000" w14:paraId="00000351">
            <w:pPr>
              <w:rPr>
                <w:rFonts w:ascii="Arial" w:cs="Arial" w:eastAsia="Arial" w:hAnsi="Arial"/>
                <w:sz w:val="18"/>
                <w:szCs w:val="18"/>
              </w:rPr>
            </w:pPr>
            <w:r w:rsidDel="00000000" w:rsidR="00000000" w:rsidRPr="00000000">
              <w:rPr>
                <w:rFonts w:ascii="Arial" w:cs="Arial" w:eastAsia="Arial" w:hAnsi="Arial"/>
                <w:sz w:val="18"/>
                <w:szCs w:val="18"/>
                <w:rtl w:val="0"/>
              </w:rPr>
              <w:t xml:space="preserve">gbaruch@paloaltonetworks.com</w:t>
            </w:r>
          </w:p>
        </w:tc>
      </w:tr>
    </w:tbl>
    <w:p w:rsidR="00000000" w:rsidDel="00000000" w:rsidP="00000000" w:rsidRDefault="00000000" w:rsidRPr="00000000" w14:paraId="00000352">
      <w:pPr>
        <w:spacing w:after="120" w:before="120" w:line="240" w:lineRule="auto"/>
        <w:jc w:val="both"/>
        <w:rPr>
          <w:rFonts w:ascii="Helvetica Neue" w:cs="Helvetica Neue" w:eastAsia="Helvetica Neue" w:hAnsi="Helvetica Neue"/>
          <w:color w:val="757575"/>
          <w:sz w:val="20"/>
          <w:szCs w:val="20"/>
        </w:rPr>
      </w:pPr>
      <w:r w:rsidDel="00000000" w:rsidR="00000000" w:rsidRPr="00000000">
        <w:rPr>
          <w:rtl w:val="0"/>
        </w:rPr>
      </w:r>
    </w:p>
    <w:p w:rsidR="00000000" w:rsidDel="00000000" w:rsidP="00000000" w:rsidRDefault="00000000" w:rsidRPr="00000000" w14:paraId="00000353">
      <w:pPr>
        <w:pStyle w:val="Heading2"/>
        <w:rPr/>
      </w:pPr>
      <w:bookmarkStart w:colFirst="0" w:colLast="0" w:name="_srhp1ia7bg9y" w:id="43"/>
      <w:bookmarkEnd w:id="43"/>
      <w:r w:rsidDel="00000000" w:rsidR="00000000" w:rsidRPr="00000000">
        <w:rPr>
          <w:rtl w:val="0"/>
        </w:rPr>
        <w:t xml:space="preserve">Revision History</w:t>
      </w:r>
    </w:p>
    <w:tbl>
      <w:tblPr>
        <w:tblStyle w:val="Table11"/>
        <w:tblW w:w="10110.0" w:type="dxa"/>
        <w:jc w:val="left"/>
        <w:tblInd w:w="-13.000000000000007" w:type="dxa"/>
        <w:tblBorders>
          <w:top w:color="bfbfbf" w:space="0" w:sz="4" w:val="single"/>
          <w:left w:color="bfbfbf" w:space="0" w:sz="4" w:val="single"/>
          <w:bottom w:color="bfbfbf" w:space="0" w:sz="4" w:val="single"/>
          <w:right w:color="bfbfbf" w:space="0" w:sz="4" w:val="single"/>
          <w:insideH w:color="c2d69b" w:space="0" w:sz="4" w:val="single"/>
          <w:insideV w:color="c2d69b" w:space="0" w:sz="4" w:val="single"/>
        </w:tblBorders>
        <w:tblLayout w:type="fixed"/>
        <w:tblLook w:val="04A0"/>
      </w:tblPr>
      <w:tblGrid>
        <w:gridCol w:w="1410"/>
        <w:gridCol w:w="1303"/>
        <w:gridCol w:w="1980"/>
        <w:gridCol w:w="5417"/>
        <w:tblGridChange w:id="0">
          <w:tblGrid>
            <w:gridCol w:w="1410"/>
            <w:gridCol w:w="1303"/>
            <w:gridCol w:w="1980"/>
            <w:gridCol w:w="5417"/>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5">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Revision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Author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Change Summary</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8">
            <w:pPr>
              <w:rPr>
                <w:rFonts w:ascii="Arial" w:cs="Arial" w:eastAsia="Arial" w:hAnsi="Arial"/>
                <w:sz w:val="18"/>
                <w:szCs w:val="18"/>
              </w:rPr>
            </w:pPr>
            <w:r w:rsidDel="00000000" w:rsidR="00000000" w:rsidRPr="00000000">
              <w:rPr>
                <w:rFonts w:ascii="Arial" w:cs="Arial" w:eastAsia="Arial" w:hAnsi="Arial"/>
                <w:sz w:val="18"/>
                <w:szCs w:val="18"/>
                <w:rtl w:val="0"/>
              </w:rPr>
              <w:t xml:space="preserve">5/12/2025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9">
            <w:pP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A">
            <w:pPr>
              <w:rPr>
                <w:rFonts w:ascii="Arial" w:cs="Arial" w:eastAsia="Arial" w:hAnsi="Arial"/>
                <w:sz w:val="18"/>
                <w:szCs w:val="18"/>
              </w:rPr>
            </w:pPr>
            <w:r w:rsidDel="00000000" w:rsidR="00000000" w:rsidRPr="00000000">
              <w:rPr>
                <w:rFonts w:ascii="Arial" w:cs="Arial" w:eastAsia="Arial" w:hAnsi="Arial"/>
                <w:sz w:val="18"/>
                <w:szCs w:val="18"/>
                <w:rtl w:val="0"/>
              </w:rPr>
              <w:t xml:space="preserve">Shelby Grumer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B">
            <w:pPr>
              <w:rPr>
                <w:rFonts w:ascii="Arial" w:cs="Arial" w:eastAsia="Arial" w:hAnsi="Arial"/>
                <w:sz w:val="18"/>
                <w:szCs w:val="18"/>
              </w:rPr>
            </w:pPr>
            <w:r w:rsidDel="00000000" w:rsidR="00000000" w:rsidRPr="00000000">
              <w:rPr>
                <w:rFonts w:ascii="Arial" w:cs="Arial" w:eastAsia="Arial" w:hAnsi="Arial"/>
                <w:sz w:val="18"/>
                <w:szCs w:val="18"/>
                <w:rtl w:val="0"/>
              </w:rPr>
              <w:t xml:space="preserve">Initial Draft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C">
            <w:pPr>
              <w:rPr>
                <w:rFonts w:ascii="Arial" w:cs="Arial" w:eastAsia="Arial" w:hAnsi="Arial"/>
                <w:sz w:val="18"/>
                <w:szCs w:val="18"/>
              </w:rPr>
            </w:pPr>
            <w:r w:rsidDel="00000000" w:rsidR="00000000" w:rsidRPr="00000000">
              <w:rPr>
                <w:rFonts w:ascii="Arial" w:cs="Arial" w:eastAsia="Arial" w:hAnsi="Arial"/>
                <w:sz w:val="18"/>
                <w:szCs w:val="18"/>
                <w:rtl w:val="0"/>
              </w:rPr>
              <w:t xml:space="preserve">8/29/2025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D">
            <w:pP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E">
            <w:pPr>
              <w:rPr>
                <w:rFonts w:ascii="Arial" w:cs="Arial" w:eastAsia="Arial" w:hAnsi="Arial"/>
                <w:sz w:val="18"/>
                <w:szCs w:val="18"/>
              </w:rPr>
            </w:pPr>
            <w:r w:rsidDel="00000000" w:rsidR="00000000" w:rsidRPr="00000000">
              <w:rPr>
                <w:rFonts w:ascii="Arial" w:cs="Arial" w:eastAsia="Arial" w:hAnsi="Arial"/>
                <w:sz w:val="18"/>
                <w:szCs w:val="18"/>
                <w:rtl w:val="0"/>
              </w:rPr>
              <w:t xml:space="preserve">Shelby, H.S., Gareth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F">
            <w:pPr>
              <w:rPr>
                <w:rFonts w:ascii="Arial" w:cs="Arial" w:eastAsia="Arial" w:hAnsi="Arial"/>
                <w:sz w:val="18"/>
                <w:szCs w:val="18"/>
              </w:rPr>
            </w:pPr>
            <w:r w:rsidDel="00000000" w:rsidR="00000000" w:rsidRPr="00000000">
              <w:rPr>
                <w:rFonts w:ascii="Arial" w:cs="Arial" w:eastAsia="Arial" w:hAnsi="Arial"/>
                <w:sz w:val="18"/>
                <w:szCs w:val="18"/>
                <w:rtl w:val="0"/>
              </w:rPr>
              <w:t xml:space="preserve">Updated document for 1.2 release</w:t>
            </w:r>
          </w:p>
        </w:tc>
      </w:tr>
    </w:tbl>
    <w:p w:rsidR="00000000" w:rsidDel="00000000" w:rsidP="00000000" w:rsidRDefault="00000000" w:rsidRPr="00000000" w14:paraId="00000360">
      <w:pPr>
        <w:spacing w:after="120" w:lineRule="auto"/>
        <w:jc w:val="both"/>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pPr>
      <w:keepNext w:val="1"/>
      <w:keepLines w:val="1"/>
      <w:spacing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dbe5f1" w:val="clear"/>
    </w:tcPr>
  </w:style>
  <w:style w:type="table" w:styleId="Table11">
    <w:basedOn w:val="TableNormal"/>
    <w:pPr>
      <w:keepNext w:val="1"/>
      <w:keepLines w:val="1"/>
      <w:spacing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dbe5f1" w:val="clear"/>
    </w:tcPr>
    <w:tblStylePr w:type="band2Horz">
      <w:tcPr>
        <w:shd w:fill="cee2ec" w:val="clear"/>
      </w:tcPr>
    </w:tblStylePr>
    <w:tblStylePr w:type="firstCol">
      <w:rPr>
        <w:b w:val="1"/>
        <w:bCs w:val="1"/>
      </w:rPr>
    </w:tblStylePr>
    <w:tblStylePr w:type="firstRow">
      <w:rPr>
        <w:rFonts w:ascii="Proxima Nova" w:cs="Proxima Nova" w:eastAsia="Proxima Nova" w:hAnsi="Proxima Nova"/>
        <w:b w:val="1"/>
        <w:bCs w:val="1"/>
        <w:i w:val="0"/>
        <w:iCs w:val="0"/>
        <w:color w:val="ffffff"/>
        <w:sz w:val="20"/>
        <w:szCs w:val="20"/>
      </w:rPr>
      <w:tcPr>
        <w:shd w:fill="00acdc" w:val="clear"/>
      </w:tcPr>
    </w:tblStylePr>
    <w:tblStylePr w:type="lastCol">
      <w:rPr>
        <w:b w:val="1"/>
        <w:bCs w:val="1"/>
      </w:rPr>
    </w:tblStylePr>
    <w:tblStylePr w:type="lastRow">
      <w:rPr>
        <w:b w:val="1"/>
        <w:bCs w:val="1"/>
      </w:rPr>
      <w:tcPr>
        <w:tcBorders>
          <w:top w:color="4bacc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mailto:hsong@paloaltonetworks.com" TargetMode="External"/><Relationship Id="rId11" Type="http://schemas.openxmlformats.org/officeDocument/2006/relationships/hyperlink" Target="https://live.paloaltonetworks.com/t5/cortex-cloud-customer-exclusives/cortex-cloud-upgrade-series-self-service-upgrade-tool-prisma-to/ta-p/1229956" TargetMode="External"/><Relationship Id="rId10" Type="http://schemas.openxmlformats.org/officeDocument/2006/relationships/hyperlink" Target="https://docs.google.com/document/d/1u1HigAsikdG-dJg5DUuh6jDfS2p3SOeIVdPqw_fhziA/edit?usp=sharing" TargetMode="External"/><Relationship Id="rId21" Type="http://schemas.openxmlformats.org/officeDocument/2006/relationships/hyperlink" Target="mailto:gbaruch@paloaltonetworks.com" TargetMode="External"/><Relationship Id="rId13" Type="http://schemas.openxmlformats.org/officeDocument/2006/relationships/hyperlink" Target="https://live.paloaltonetworks.com/t5/cortex-cloud-customer-exclusives/cortex-cloud-1-2-nomenclature-changes-data-sheet/ta-p/1233842" TargetMode="External"/><Relationship Id="rId12" Type="http://schemas.openxmlformats.org/officeDocument/2006/relationships/hyperlink" Target="https://live.paloaltonetworks.com/t5/cortex-cloud-customer-exclusives/cortex-cloud-1-1-enablement-cloud-service-providers-csps-data/ta-p/12344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fk-y4n5mpqYbNgejdjLCWskzmEmBfym-HcucbIFOPFs2X_dg/viewform" TargetMode="External"/><Relationship Id="rId15" Type="http://schemas.openxmlformats.org/officeDocument/2006/relationships/hyperlink" Target="https://docs-cortex.paloaltonetworks.com/p/Cortex+CLOUD" TargetMode="External"/><Relationship Id="rId14" Type="http://schemas.openxmlformats.org/officeDocument/2006/relationships/hyperlink" Target="https://live.paloaltonetworks.com/t5/cortex-cloud-customer-exclusives/cortex-cloud-upgrade-series-cortex-cloud-1-2-upgrade-checklist/ta-p/1229970" TargetMode="External"/><Relationship Id="rId17" Type="http://schemas.openxmlformats.org/officeDocument/2006/relationships/hyperlink" Target="https://docs-cortex.paloaltonetworks.com/r/Cortex-CLOUD/Cortex-Cloud-Runtime-Security-Documentation/Key-features" TargetMode="External"/><Relationship Id="rId16" Type="http://schemas.openxmlformats.org/officeDocument/2006/relationships/hyperlink" Target="https://docs-cortex.paloaltonetworks.com/r/Cortex-CLOUD/Cortex-Cloud-Posture-Management-Documentation/Key-features" TargetMode="External"/><Relationship Id="rId5" Type="http://schemas.openxmlformats.org/officeDocument/2006/relationships/styles" Target="styles.xml"/><Relationship Id="rId19" Type="http://schemas.openxmlformats.org/officeDocument/2006/relationships/hyperlink" Target="https://docs-cortex.paloaltonetworks.com/r/Cortex-CLOUD/Cortex-Cloud-Posture-Management-Documentation/Cortex-CLI" TargetMode="External"/><Relationship Id="rId6" Type="http://schemas.openxmlformats.org/officeDocument/2006/relationships/image" Target="media/image2.png"/><Relationship Id="rId18" Type="http://schemas.openxmlformats.org/officeDocument/2006/relationships/hyperlink" Target="https://docs-cortex.paloaltonetworks.com/r/Cortex-Cloud-Platform-APIs/Cortex-Cloud-APIs" TargetMode="External"/><Relationship Id="rId7" Type="http://schemas.openxmlformats.org/officeDocument/2006/relationships/image" Target="media/image1.png"/><Relationship Id="rId8" Type="http://schemas.openxmlformats.org/officeDocument/2006/relationships/hyperlink" Target="https://docs-cortex.paloaltonetworks.com/r/Cortex-XSIAM/Cortex-XSIAM-Premium-Documentation/Set-up-authent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